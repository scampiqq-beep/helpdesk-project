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93"/>
        <w:ind w:left="6379"/>
        <w:tabs>
          <w:tab w:val="clear" w:pos="720" w:leader="none"/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Приложение № 2 к 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ind w:left="6379"/>
        <w:tabs>
          <w:tab w:val="clear" w:pos="720" w:leader="none"/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соглашению 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ind w:left="6379"/>
        <w:tabs>
          <w:tab w:val="clear" w:pos="720" w:leader="none"/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от «__» _________ 2025г. № ___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1312"/>
        <w:ind w:left="6379" w:firstLine="0"/>
        <w:spacing w:before="0" w:after="540" w:line="228" w:lineRule="auto"/>
        <w:tabs>
          <w:tab w:val="clear" w:pos="720" w:leader="none"/>
          <w:tab w:val="left" w:pos="1894" w:leader="none"/>
        </w:tabs>
      </w:pPr>
      <w:r/>
      <w:r/>
    </w:p>
    <w:p>
      <w:pPr>
        <w:pStyle w:val="1312"/>
        <w:ind w:left="6379" w:firstLine="0"/>
        <w:spacing w:before="0" w:after="540" w:line="228" w:lineRule="auto"/>
        <w:tabs>
          <w:tab w:val="clear" w:pos="720" w:leader="none"/>
          <w:tab w:val="left" w:pos="1894" w:leader="none"/>
        </w:tabs>
      </w:pPr>
      <w:r/>
      <w:r/>
    </w:p>
    <w:p>
      <w:pPr>
        <w:pStyle w:val="993"/>
        <w:contextualSpacing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  <w:t xml:space="preserve">Перечень узлов ГМС РБ</w:t>
      </w:r>
      <w:r>
        <w:rPr>
          <w:b/>
          <w:color w:val="00000a"/>
          <w:sz w:val="24"/>
          <w:szCs w:val="22"/>
        </w:rPr>
      </w:r>
      <w:r>
        <w:rPr>
          <w:b/>
          <w:color w:val="00000a"/>
          <w:sz w:val="24"/>
          <w:szCs w:val="22"/>
        </w:rPr>
      </w:r>
    </w:p>
    <w:p>
      <w:pPr>
        <w:pStyle w:val="993"/>
        <w:contextualSpacing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</w:r>
      <w:r>
        <w:rPr>
          <w:b/>
          <w:color w:val="00000a"/>
          <w:sz w:val="24"/>
          <w:szCs w:val="22"/>
        </w:rPr>
      </w:r>
      <w:r>
        <w:rPr>
          <w:b/>
          <w:color w:val="00000a"/>
          <w:sz w:val="24"/>
          <w:szCs w:val="22"/>
        </w:rPr>
      </w:r>
    </w:p>
    <w:p>
      <w:pPr>
        <w:pStyle w:val="993"/>
        <w:contextualSpacing/>
        <w:ind w:firstLine="709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4"/>
          <w:szCs w:val="22"/>
        </w:rPr>
      </w:pPr>
      <w:r>
        <w:rPr>
          <w:color w:val="00000a"/>
          <w:sz w:val="24"/>
          <w:szCs w:val="22"/>
        </w:rPr>
        <w:t xml:space="preserve">В зависимости от типа подключения, узлы уфимского и республиканского сегментов ГМС РБ определяются четырьмя типами:</w:t>
      </w: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</w:p>
    <w:p>
      <w:pPr>
        <w:pStyle w:val="993"/>
        <w:contextualSpacing/>
        <w:ind w:firstLine="709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  <w:t xml:space="preserve">Тип 1</w:t>
      </w:r>
      <w:r>
        <w:rPr>
          <w:color w:val="00000a"/>
          <w:sz w:val="24"/>
          <w:szCs w:val="22"/>
        </w:rPr>
        <w:t xml:space="preserve"> – узел является ЦОД и подключен непосредственно к кольцу ГМС РБ посредством ВОЛС;</w:t>
      </w: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</w:p>
    <w:p>
      <w:pPr>
        <w:pStyle w:val="993"/>
        <w:contextualSpacing/>
        <w:ind w:firstLine="709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  <w:t xml:space="preserve">Тип 2</w:t>
      </w:r>
      <w:r>
        <w:rPr>
          <w:color w:val="00000a"/>
          <w:sz w:val="24"/>
          <w:szCs w:val="22"/>
        </w:rPr>
        <w:t xml:space="preserve"> – узел является ЛВС ОГВ уфимского сегмента и подключен непосредственно к кольцу ГМС РБ посредством ВОЛС;</w:t>
      </w: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</w:p>
    <w:p>
      <w:pPr>
        <w:pStyle w:val="993"/>
        <w:contextualSpacing/>
        <w:ind w:firstLine="709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  <w:t xml:space="preserve">Тип 3</w:t>
      </w:r>
      <w:r>
        <w:rPr>
          <w:color w:val="00000a"/>
          <w:sz w:val="24"/>
          <w:szCs w:val="22"/>
        </w:rPr>
        <w:t xml:space="preserve"> – узел является ЛВС ОГВ или администрации района Республики Башкортостан и подключен при помощи выделенных каналов;</w:t>
      </w: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</w:p>
    <w:p>
      <w:pPr>
        <w:pStyle w:val="993"/>
        <w:contextualSpacing/>
        <w:ind w:firstLine="709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  <w:t xml:space="preserve">Тип 4</w:t>
      </w:r>
      <w:r>
        <w:rPr>
          <w:color w:val="00000a"/>
          <w:sz w:val="24"/>
          <w:szCs w:val="22"/>
        </w:rPr>
        <w:t xml:space="preserve"> – узел является ЛВС ОГВ или администрации района Республики Башкортостан и подключен при помощи аппаратных средств с использованием </w:t>
      </w:r>
      <w:r>
        <w:rPr>
          <w:bCs/>
          <w:color w:val="00000a"/>
          <w:sz w:val="24"/>
          <w:szCs w:val="22"/>
        </w:rPr>
        <w:t xml:space="preserve">VPN тоннелей сети № 2315 с шифрованием по ГОСТ 34.13-2018</w:t>
      </w:r>
      <w:r>
        <w:rPr>
          <w:color w:val="00000a"/>
          <w:sz w:val="24"/>
          <w:szCs w:val="22"/>
        </w:rPr>
        <w:t xml:space="preserve">;</w:t>
      </w: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  <w:t xml:space="preserve">Тип 5</w:t>
      </w:r>
      <w:r>
        <w:rPr>
          <w:color w:val="00000a"/>
          <w:sz w:val="24"/>
          <w:szCs w:val="22"/>
        </w:rPr>
        <w:t xml:space="preserve"> – узел является удаленным рабочим местом ОГВ и подключен при помощи программных </w:t>
      </w:r>
      <w:r>
        <w:rPr>
          <w:bCs/>
          <w:color w:val="00000a"/>
          <w:sz w:val="24"/>
          <w:szCs w:val="22"/>
        </w:rPr>
        <w:t xml:space="preserve">VPN тоннелей сети с шифрованием по ГОСТ 34.13-2018</w:t>
      </w:r>
      <w:r>
        <w:rPr>
          <w:color w:val="00000a"/>
          <w:sz w:val="24"/>
          <w:szCs w:val="22"/>
        </w:rPr>
        <w:t xml:space="preserve">.</w:t>
      </w: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4"/>
          <w:szCs w:val="22"/>
        </w:rPr>
      </w:pP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  <w:r>
        <w:rPr>
          <w:color w:val="00000a"/>
          <w:sz w:val="24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  <w:t xml:space="preserve">Перечень узлов ГМС РБ первого типа (ТИП 1)</w:t>
      </w:r>
      <w:r>
        <w:rPr>
          <w:b/>
          <w:color w:val="00000a"/>
          <w:sz w:val="24"/>
          <w:szCs w:val="22"/>
        </w:rPr>
      </w:r>
      <w:r>
        <w:rPr>
          <w:b/>
          <w:color w:val="00000a"/>
          <w:sz w:val="24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2"/>
        </w:rPr>
      </w:pPr>
      <w:r>
        <w:rPr>
          <w:b/>
          <w:color w:val="00000a"/>
          <w:sz w:val="24"/>
          <w:szCs w:val="22"/>
        </w:rPr>
      </w:r>
      <w:r>
        <w:rPr>
          <w:b/>
          <w:color w:val="00000a"/>
          <w:sz w:val="24"/>
          <w:szCs w:val="22"/>
        </w:rPr>
      </w:r>
      <w:r>
        <w:rPr>
          <w:b/>
          <w:color w:val="00000a"/>
          <w:sz w:val="24"/>
          <w:szCs w:val="22"/>
        </w:rPr>
      </w:r>
    </w:p>
    <w:tbl>
      <w:tblPr>
        <w:tblW w:w="9781" w:type="dxa"/>
        <w:tblInd w:w="-11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8"/>
        <w:gridCol w:w="5800"/>
        <w:gridCol w:w="2694"/>
        <w:gridCol w:w="848"/>
      </w:tblGrid>
      <w:tr>
        <w:tblPrEx/>
        <w:trPr>
          <w:trHeight w:val="315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8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0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8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3"/>
              </w:numPr>
              <w:jc w:val="center"/>
              <w:spacing w:before="0" w:after="200"/>
              <w:widowControl w:val="off"/>
              <w:rPr>
                <w:color w:val="00000a"/>
              </w:rPr>
            </w:pPr>
            <w:r>
              <w:rPr>
                <w:color w:val="00000a"/>
              </w:rPr>
            </w:r>
            <w:r>
              <w:rPr>
                <w:color w:val="00000a"/>
              </w:rPr>
            </w:r>
            <w:r>
              <w:rPr>
                <w:color w:val="00000a"/>
              </w:rPr>
            </w:r>
          </w:p>
        </w:tc>
        <w:tc>
          <w:tcPr>
            <w:shd w:val="clear" w:color="auto" w:fill="ffffff"/>
            <w:tcBorders>
              <w:bottom w:val="single" w:color="000000" w:sz="4" w:space="0"/>
              <w:right w:val="single" w:color="000000" w:sz="4" w:space="0"/>
            </w:tcBorders>
            <w:tcW w:w="580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Акционерное общество «Центр Информационно-Коммуникационных Технологий Республики Башкортостан»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Шафиева, 56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второго типа (ТИП 2)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tbl>
      <w:tblPr>
        <w:tblW w:w="9776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36"/>
        <w:gridCol w:w="5804"/>
        <w:gridCol w:w="2687"/>
        <w:gridCol w:w="848"/>
      </w:tblGrid>
      <w:tr>
        <w:tblPrEx/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Администрация городского округа город</w:t>
            </w:r>
            <w:r>
              <w:rPr>
                <w:color w:val="ff0000"/>
                <w:sz w:val="22"/>
                <w:szCs w:val="22"/>
              </w:rPr>
              <w:t xml:space="preserve"> Уфа</w:t>
            </w: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Проспект Октября, 120/1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ГКУ «Центр сопровождения сделок с земельными участками»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г. Уфа, Проспект Октября, 2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  <w:shd w:val="clear" w:color="auto" w:fill="ffff00"/>
              </w:rPr>
            </w:pPr>
            <w:r>
              <w:rPr>
                <w:sz w:val="22"/>
                <w:szCs w:val="22"/>
                <w:shd w:val="clear" w:color="auto" w:fill="ffff00"/>
              </w:rPr>
              <w:t xml:space="preserve">Тип 2</w:t>
            </w:r>
            <w:r>
              <w:rPr>
                <w:sz w:val="22"/>
                <w:szCs w:val="22"/>
                <w:shd w:val="clear" w:color="auto" w:fill="ffff00"/>
              </w:rPr>
            </w:r>
            <w:r>
              <w:rPr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  <w:t xml:space="preserve">Министерство предпринимательства и туризма Республики Башкортостан</w:t>
            </w: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Аксакова,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Центр финансовой отчетности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Аксакова,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казенное учреждение Республиканский центр социальной поддержки населения (ГКУ РЦСПН)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Б. </w:t>
            </w:r>
            <w:bookmarkStart w:id="0" w:name="_GoBack"/>
            <w:r/>
            <w:bookmarkEnd w:id="0"/>
            <w:r>
              <w:rPr>
                <w:color w:val="00000a"/>
                <w:sz w:val="22"/>
                <w:szCs w:val="22"/>
              </w:rPr>
              <w:t xml:space="preserve">Гражданская, 24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здравоохранения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Гафури, 101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Управление по реализации жилищных программ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Достоевского, 101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Собрание — Курултай РБ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Заки Валиди, 46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  <w:t xml:space="preserve">Уфимский Университет науки  и технологий</w:t>
            </w: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К. Маркса, 12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казенное учреждение Республики Башкортостан Хозяйственное управление (ГКУ РБ ХОЗУ) (отдел содержания здания № 3)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К. Маркса, 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промышленности и </w:t>
            </w:r>
            <w:r>
              <w:rPr>
                <w:color w:val="000000"/>
                <w:sz w:val="22"/>
                <w:szCs w:val="22"/>
              </w:rPr>
              <w:t xml:space="preserve">энергетики</w:t>
            </w:r>
            <w:r>
              <w:rPr>
                <w:color w:val="00000a"/>
                <w:sz w:val="22"/>
                <w:szCs w:val="22"/>
              </w:rPr>
              <w:t xml:space="preserve">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К. Маркса,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Совет по государственно-конфессиональным отношениям при Главе РБ.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К. Маркса, 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582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казенное учреждение Национальный архив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К. Маркса, 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Академия наук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Кирова, 15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Агентство по печати и средствам массовой коммуникации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Кирова, 45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Управление по делам архивов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Ленина, 37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Национальная библиотека им. Ахмет-Заки Валиди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Ленина, 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Совет по правам человека при Главе РБ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Ленина, 5/3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Фонд содействия гражданскому обществу (ФСГО)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Ленина, 5/3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Управление имуществом казны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Ленина, 61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лесного хозяйства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Ленина, 86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природопользования и экологии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Ленина, 86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Многофункциональный центр предоставления государственных и муниципальных услуг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Новомостовая, 8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казенное учреждение Республики Башкортостан Хозяйственное управление № 2 (ГКУ РБ ХОЗУ № 2)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103/1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«Информационные технологии»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106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транспортное управление (автотранспортное управление)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106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Центр финансовой отчетности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106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Государственная инспекция по надзору за техническим состоянием самоходных машин и других видов техники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Пушкина, 106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казенное учреждение Республики Башкортостан Хозяйственное управление (ГКУ РБ ХОЗУ) (отдел комплексной безопасности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106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Контрольно-счетная палата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г. Уфа, ул. Тукаева, 46/1</w:t>
            </w: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сельского хозяйства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Пушкина, 106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цифрового развития государственного управления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Пушкина, 106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Управление ветеринарии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Пушкина, 106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транспортное управление (автотранспортное управление)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122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Государственный комитет Республики Башкортостан по молодежной политике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86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Комитет Республики Башкортостан по делам ЮНЕСКО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Аппарат по обеспечению деятельности Уполномоченного по правам ребенка в Республике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Аппарат по обеспечению деятельности Уполномоченного по правам человека в Республике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«Информационные технологии»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транспортное управление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  <w:t xml:space="preserve">Министерство предпринимательства и туризма Республики Башкортостан</w:t>
            </w:r>
            <w:r>
              <w:rPr>
                <w:color w:val="ff0000"/>
                <w:sz w:val="22"/>
                <w:szCs w:val="22"/>
              </w:rPr>
            </w: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Пушкина, 95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чрезвычайным ситуациям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Пушкина, 95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</w:t>
            </w:r>
            <w:r>
              <w:rPr>
                <w:color w:val="000000"/>
                <w:sz w:val="22"/>
                <w:szCs w:val="22"/>
              </w:rPr>
              <w:t xml:space="preserve">семьи</w:t>
            </w:r>
            <w:r>
              <w:rPr>
                <w:color w:val="00000a"/>
                <w:sz w:val="22"/>
                <w:szCs w:val="22"/>
              </w:rPr>
              <w:t xml:space="preserve">, труда и социальной защиты населения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АНО «Центр поддержки экспорта Республики Башкортостан»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Аппарат общественной палаты РБ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культуры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Революционная, 18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делам юстиции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Рихарда Зорге, 60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Управление капитального строительства РБ (ГКУ УКС РБ)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Российская, 72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здравоохранения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Салавата, 15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строительству и архитектуре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Советская, 18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транспорту и дорожному хозяйству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Советская, 18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спорта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Советская, 18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казенное учреждение Национальный архив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Советская, 7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жилищному и строительному надзору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Ст. Халтурина, 28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жилищно-коммунального хозяйства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Ст. Халтурина, 28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Национальный банк РБ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Театральная,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образования и </w:t>
            </w:r>
            <w:r>
              <w:rPr>
                <w:color w:val="000000"/>
                <w:sz w:val="22"/>
                <w:szCs w:val="22"/>
              </w:rPr>
              <w:t xml:space="preserve">науки</w:t>
            </w:r>
            <w:r>
              <w:rPr>
                <w:color w:val="00000a"/>
                <w:sz w:val="22"/>
                <w:szCs w:val="22"/>
              </w:rPr>
              <w:t xml:space="preserve">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Театральная, 5/2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здравоохранения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Тукаева, 23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Главы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Тукаева, 46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Аппарат Правительства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Тукаева, 46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финансов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Тукаева, 46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экономического развития и инвестиционной политики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Тукаева, 46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Управление делами Главы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Тукаева, 46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Центр управления республикой (ЦУР)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Тукаева, 46 к1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Корпорация развития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Тукаева, 46 к1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Центр Стратегических Разработок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Тукаева, 46 к1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«Центр мониторинга аварийного жилищного фонда»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Худайбердина,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Общественная приемная Президента Российской Федерации в Республике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Управление по контролю и надзору в сфере образования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Цюрупы, 100/102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Государственный комитет Республики Башкортостан по внешнеэкономическим связям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Государственный комитет Республики Башкортостан по конкурентной политике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торговли и услуг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земельных и имущественных отношений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Цюрупы, 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финансов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highlight w:val="none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  <w:highlight w:val="none"/>
              </w:rPr>
            </w:r>
            <w:r>
              <w:rPr>
                <w:color w:val="000000"/>
                <w:sz w:val="22"/>
                <w:szCs w:val="22"/>
                <w:highlight w:val="none"/>
              </w:rPr>
            </w:r>
            <w:r>
              <w:rPr>
                <w:color w:val="000000"/>
                <w:sz w:val="22"/>
                <w:szCs w:val="22"/>
                <w:highlight w:val="none"/>
              </w:rPr>
            </w:r>
            <w:r>
              <w:rPr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Управления казначейства Министерства финансов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Цюрупы, 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Информационно-аналитический центр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тарифам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17 к1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Министерство торговли и услуг Республики Башкортостан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17 к1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Государственное автономное учреждение Республики Башкортостан «Молочная кухня»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17 к1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Государственный комитет Республики Башкортостан по делам юстиции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38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Уфимский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Цюрупы, 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РБ транспортное управление (автотранспортное управление)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</w:t>
            </w:r>
            <w:r>
              <w:rPr>
                <w:color w:val="00000a"/>
                <w:sz w:val="22"/>
                <w:szCs w:val="22"/>
              </w:rPr>
              <w:t xml:space="preserve">ул. Цюрупы, 6/1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Управление по государственной охране объектов культурного наследия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Цюрупы, 86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0" w:right="34" w:firstLine="0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  <w:r>
              <w:rPr>
                <w:rFonts w:ascii="Times New Roman" w:hAnsi="Times New Roman" w:cs="Times New Roman"/>
                <w:color w:val="00000a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8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ГБУ Научно-производственный центр по охране и использованию недвижимых объектов культурного наследия РБ (ГБУ НПЦ)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8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Чернышевского, 47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br w:type="page" w:clear="all"/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4"/>
        </w:rPr>
        <w:t xml:space="preserve">Перечень узлов ГМС РБ второго типа (ТИП 2) мировые судьи</w:t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tbl>
      <w:tblPr>
        <w:tblW w:w="9918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2"/>
        <w:gridCol w:w="5528"/>
        <w:gridCol w:w="2784"/>
        <w:gridCol w:w="1043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Дёмский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Таллинская, 23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Дёмский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Левитана, 14/4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Калининский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Вологодская. 20/1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Калининский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Сельская,8/2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Кировский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Менделеева,116/1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Кировский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Рабкоров, 7/1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Ленинский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Цюрупы, 149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Уфимского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Ленина, 22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Октябрьский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Парковая,18/2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Октябрьский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Энтузиастов,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Октябрьский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Шафиева, 39/1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Октябрьский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Шафиева, 27/2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Октябрьский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Жукова, 17д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Орджоникидзевский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Ульяновых,56а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Орджоникидзевский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Победы, 23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Орджоникидзевский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Победы, 19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Советский район г. Уфы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Уфа, ул. К. Маркса, 52/1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второго типа (ТИП 2) ЦЗН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tbl>
      <w:tblPr>
        <w:tblW w:w="9918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4"/>
        <w:gridCol w:w="5386"/>
        <w:gridCol w:w="2784"/>
        <w:gridCol w:w="1043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Государственное казенное учреждение Центр занятости населения г.Уфы (далее – ГКУ ЦЗН г.Уфы)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 Уфа, бульвар Ибрагимова 47/1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ЦЗН г. Уфы по Демскому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 Уфа, ул. Правды 25 БИС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ЦЗН г. Уфы по Калининскому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spacing w:line="480" w:lineRule="auto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 Уфа, Ульяновых 26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ЦЗН г. Уфы по Ленинскому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 Уфа, ул. Революционная 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Cs/>
                <w:color w:val="000000" w:themeColor="dark1"/>
                <w:sz w:val="22"/>
                <w:szCs w:val="22"/>
              </w:rPr>
            </w:pPr>
            <w:r>
              <w:rPr>
                <w:bCs/>
                <w:color w:val="000000" w:themeColor="dark1"/>
                <w:sz w:val="22"/>
                <w:szCs w:val="22"/>
              </w:rPr>
              <w:t xml:space="preserve">Филиал ГКУ ЦЗН г. Уфы по Октябрьскому району</w:t>
            </w:r>
            <w:r>
              <w:rPr>
                <w:bCs/>
                <w:color w:val="000000" w:themeColor="dark1"/>
                <w:sz w:val="22"/>
                <w:szCs w:val="22"/>
              </w:rPr>
            </w:r>
            <w:r>
              <w:rPr>
                <w:bCs/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bCs/>
                <w:color w:val="00000a"/>
                <w:sz w:val="22"/>
                <w:szCs w:val="22"/>
              </w:rPr>
            </w:pPr>
            <w:r>
              <w:rPr>
                <w:bCs/>
                <w:color w:val="00000a"/>
                <w:sz w:val="22"/>
                <w:szCs w:val="22"/>
              </w:rPr>
            </w:r>
            <w:r>
              <w:rPr>
                <w:bCs/>
                <w:color w:val="00000a"/>
                <w:sz w:val="22"/>
                <w:szCs w:val="22"/>
              </w:rPr>
            </w:r>
            <w:r>
              <w:rPr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spacing w:line="480" w:lineRule="auto"/>
              <w:widowControl w:val="off"/>
              <w:rPr>
                <w:bCs/>
                <w:color w:val="00000a"/>
                <w:sz w:val="22"/>
                <w:szCs w:val="22"/>
              </w:rPr>
            </w:pPr>
            <w:r>
              <w:rPr>
                <w:bCs/>
                <w:color w:val="000000" w:themeColor="dark1"/>
                <w:sz w:val="22"/>
                <w:szCs w:val="22"/>
              </w:rPr>
              <w:t xml:space="preserve">г. Уфа, ул. Российская 108</w:t>
            </w:r>
            <w:r>
              <w:rPr>
                <w:bCs/>
                <w:color w:val="00000a"/>
                <w:sz w:val="22"/>
                <w:szCs w:val="22"/>
              </w:rPr>
            </w:r>
            <w:r>
              <w:rPr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ЦЗН г. Уфы по Орджоникидзевскому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spacing w:line="720" w:lineRule="auto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 Уфа, ул. Мира 37а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второго типа (ТИП 2) РЦСПН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tbl>
      <w:tblPr>
        <w:tblW w:w="9918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4"/>
        <w:gridCol w:w="5386"/>
        <w:gridCol w:w="2784"/>
        <w:gridCol w:w="1043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Филиал ГКУ РЦСПН по г. Уфе РБ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1113"/>
              <w:spacing w:before="0" w:after="12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Уфа, ул. Революционная, д. 54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Филиал ГКУ РЦСПН по г. Уфе РБ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Уфа, ул. Мира, д. 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Филиал ГКУ РЦСПН по г. Уфе РБ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Уфа, ул. Черниковская, д. 43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Филиал ГКУ РЦСПН по г. Уфе РБ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Уфа, ул. Достоевского, д. 101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Cs/>
                <w:color w:val="00000a"/>
                <w:sz w:val="22"/>
                <w:szCs w:val="22"/>
              </w:rPr>
            </w:pPr>
            <w:r>
              <w:rPr>
                <w:bCs/>
                <w:color w:val="00000a"/>
                <w:sz w:val="22"/>
                <w:szCs w:val="22"/>
              </w:rPr>
              <w:t xml:space="preserve">Филиал ГКУ РЦСПН по Уфимскому району РБ</w:t>
            </w:r>
            <w:r>
              <w:rPr>
                <w:bCs/>
                <w:color w:val="00000a"/>
                <w:sz w:val="22"/>
                <w:szCs w:val="22"/>
              </w:rPr>
            </w:r>
            <w:r>
              <w:rPr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Уфа, ул. Р. Зорге, д. 9/3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</w:pPr>
            <w:r/>
            <w:r/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Филиал ГКУ РЦСПН по Уфимскому району РБ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Уфа, ул. Российская, д. 72/2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ГКУ РЦСПН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Уфа, ул. Зорге, д. 33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второго типа (ТИП 3) РЦСПН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tbl>
      <w:tblPr>
        <w:tblW w:w="9918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4"/>
        <w:gridCol w:w="5386"/>
        <w:gridCol w:w="2784"/>
        <w:gridCol w:w="1043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Филиал ГКУ РЦСПН по г. Нефтекамск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1113"/>
              <w:spacing w:before="0" w:after="12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Нефтекамск, ул. Ленина, д. 22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Филиал ГКУ РЦСПН по г. Стерлитамак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Стерлитамак, ул. Карла Маркса, д. 103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Бирск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Бирск, ул. Интернациональная, д. 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Бирск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Бирск, ул. Мира, д. 135/В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Белорецк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Белорецк, ул. Ленина, д. 51/А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Салават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Салават, ул. Колхозная, д. 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Дюртюли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Дюртюли ул. Чеверева, д. 47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Дюртюли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Дюртюли, ул. Василия Горшкова, д. 20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Туймазы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Туймазы, ул. Чапаева, д. 2/1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Туймазы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Туймазы, Чехова, д. 1Б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Мелеуз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Мелеуз, ул. Ленина, д. 142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Белебей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Белебей, ул. Революционеров, д.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Белебей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Белебей, ул. Революционеров, д.12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Дуванскому району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Дуванский р-н, с. Месягутово, ул. И. Усова, д. 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Сибай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Сибай, Пушкина, д. 17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118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pStyle w:val="9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ГКУ РЦСПН по г. Сибай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8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РБ, г. Сибай, ул. Пионерская, д. 44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43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bookmarkStart w:id="3" w:name="OLE_LINK5"/>
      <w:r/>
      <w:bookmarkStart w:id="4" w:name="OLE_LINK4"/>
      <w:r/>
      <w:bookmarkEnd w:id="3"/>
      <w:r/>
      <w:bookmarkEnd w:id="4"/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третьего типа (ТИП 3)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2"/>
          <w:szCs w:val="22"/>
        </w:rPr>
      </w:pPr>
      <w:r>
        <w:rPr>
          <w:b/>
          <w:color w:val="00000a"/>
          <w:sz w:val="22"/>
          <w:szCs w:val="22"/>
        </w:rPr>
      </w:r>
      <w:r>
        <w:rPr>
          <w:b/>
          <w:color w:val="00000a"/>
          <w:sz w:val="22"/>
          <w:szCs w:val="22"/>
        </w:rPr>
      </w:r>
      <w:r>
        <w:rPr>
          <w:b/>
          <w:color w:val="00000a"/>
          <w:sz w:val="22"/>
          <w:szCs w:val="22"/>
        </w:rPr>
      </w:r>
    </w:p>
    <w:tbl>
      <w:tblPr>
        <w:tblW w:w="9776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16"/>
        <w:gridCol w:w="5289"/>
        <w:gridCol w:w="3122"/>
        <w:gridCol w:w="848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г.Агидель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Агидель, Цветочный бульвар.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г.Кумертау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Кумертау, ул. Ленина, 18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г.Межгорье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Межгорье, ул. 40 лет Победы, 58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г.Нефтекамск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Нефтекамск, пр. Комсомольский, 25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г.Октябрьский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Октябрьский, ул. Чапаева, 23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г.Салават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Салават, ул. Ленина,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г.Сибай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Сибай, ул. Ленина, 9/1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городского округа г.Стерлитамак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Стерлитамак, пр. Октября, 32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Абзелиловский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Аскарово, ул. Ленина, 41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Альшеевский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Раевка, ул. Ленина, 113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Архангельский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Архангельское, ул. Н. Крупской,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Аскинский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Аскино, ул. Советская, 21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Аургазинский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Толбазы, ул. Ленина, 84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Баймакский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Баймак, пр. С. Юлаева, 36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Бакалинский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Бакалы, ул. Ленина, 91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Балтачевский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Старобалтачево, ул. Советская, 48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Белебеевский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Белебей, ул. Красная, 116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Белокатайский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Новобелокатай, ул. Советская, 116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Белорецкий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Белорецк, ул. Ленина, 71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Бижбулякский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Бижбуляк, ул. Победы, 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Бирский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Бирск, ул. Курбатова, 63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Благоварский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Языково, ул. Ленина, 37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Благовещенский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Благовещенск, ул. Седова, 96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Буздякский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Буздяк, ул. Ленина, 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Бураевский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Бураево, Ленина, 66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Бурзянский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Старосубхангулово, Ленина, 61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Гафурийский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Красноусольский, ул. Октябрьская,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Давлекановский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Давлеканово, ул. Красная площадь, 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Дуванский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Месягутово, ул. И.Усова, 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Дюртюлинский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Дюртюли, ул. Чеверева, 41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Ермекеевский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Ермекеево, ул. Ленина, 15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Зианчуринский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Исянгулово, ул. Советская,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Зилаирский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Зилаир, ул. Ленина, 70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Иглинский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Иглино, ул. Ленина, 58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Илишевский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Верхнеяркеево, ул. Красноармейская, 35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Ишимбайский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Ишимбай, пр. Ленина, 60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Калтасинский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Калтасы, ул. К. Маркса, 72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Караидельский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Караидель, ул. Ленина, 24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Кармаскалинский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Кармаскалы, ул. Садовая, 23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Кигинский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Верхние Киги, ул. Салавата,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Краснокамский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Николо-березовка, ул. К. Маркса,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Кугарчинский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Мраково, ул. Ленина, 15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Кушнаренковский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Кушнаренково, ул. Октябрьская, 69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Куюргазинский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Ермолаево, проспект Мира, 10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Мелеузовский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Мелеуз, ул.  Воровского, 11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Мечетлинский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Большеустьикинское, ул. Ленина, 20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Мишкинский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Мишкино, ул. Ленина, 89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Миякинский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Киргиз-Мияки, ул. Ленина, 26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Нуримановский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Красная Горка, ул. Советская, 62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Салаватский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Малояз, ул. Советская, 64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Стерлибашевский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Стерлибашево, ул. К. Маркса, 97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Стерлитамакский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Стерлитамак, ул. Карла Маркса, 118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Татышлинский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Верхние Татышлы, ул. Ленина, 71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Туймазинский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Туймазы, ул. Островского, 34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Учалинский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Учалы, ул. К. Маркса, 20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Федоровский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Федоровка, ул. Ленина, 48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Хайбуллинский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Акъяр, ул. Салавата Юлаева, 45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Чекмагушевский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Чекмагуш, ул. Ленина, 55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Чишминский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п. Чишмы, ул. Кирова, 50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Шаранский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Шаран, ул. Пролетарская, 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8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Администрация муниципального района Янаульский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Янаул, ул. Азина, 30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p>
      <w:pPr>
        <w:pStyle w:val="993"/>
        <w:contextualSpacing/>
        <w:ind w:left="-142" w:firstLine="851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4"/>
        </w:rPr>
        <w:t xml:space="preserve">Перечень узлов ГМС РБ третьего типа (ТИП 3) МЗИО</w:t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tbl>
      <w:tblPr>
        <w:tblW w:w="9776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17"/>
        <w:gridCol w:w="4582"/>
        <w:gridCol w:w="3828"/>
        <w:gridCol w:w="848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Абзелиловскому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453620, с. Аскарово, ул. Ленина, д. 41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Альшеевскому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452110, р.п. Раевка, ул. Ленина, д. 111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Архангельскому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453030, с. Архангельское, ул. ул. Советская, д. 35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Аскинскому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452380, с. Аскино, ул. Советская, д. 15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Аургазинскому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453480, с. Толбазы, ул. Первомайская, д. 10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Бакалинскому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452650, с. Бакалы, ул. Ленина, д. 91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Балтачевскому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452980, с. Старобалтачево, ул. Первомайская, д. 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Белокатайскому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452580, с. Н. Белокатай, ул. Советская, д. 116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Бижбулякскому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452040, с. Бижбуляк, ул. Победы, д.12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Благоварскому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452740, с. Языково, ул. Ленина, д. 37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Буздякскому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452710, с. Буздяк, ул. Красноармейская, д. 27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Бураевскому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452960, с. Бураево, ул. Мичурина, д. 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Бурзянскому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453580, с. Старосубхангулово, ул. Ленина, д. 80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Гафурийскому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453050, с. Красноусольский, ул.Октябрьская 2а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Дуванскому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452530, с. Месягутово, ул. И. Усова, д. 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Ермекеевскому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452190, с. Ермекеево, ул. Ленина, д. 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Зианчуринскому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453380, с. Исянгулово, ул. Октябрьской революции, д. 68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Зилаирскому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453680, с. Зилаир, ул. Голубцова, д.108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Иглинскому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452410, с. Иглино, ул. Свердлова, д. 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Илишевскому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452260, с. Верхнеяркеево, ул. Красноармейская, д.35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Калтасинскому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452860, с. Калтасы, ул. К. Маркса, д. 63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Караидельскому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452360, с. Караидель, ул. Кирова, д. 61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Кармаскалинскому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453020, с. Кармаскалы, ул. Кирова, д. 40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Кигинскому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452500, с. Верхние Киги, ул. Салавата, д. 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Краснокамскому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452930, с. Николо-Березовка, ул. Строителей, д. 33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Кугарчинскому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453330, с. Мраково, ул. З. Биишевой, д. 94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Кушнаренковскому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452230, с. Кушнаренково, ул. Садовая, д. 19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Куюргазинскому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453360, с. Ермолаево, пр. Мира, д. 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Мечетлинскому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452550, с. Большеустьикинское, ул. Ленина, д. 20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Мишкинскому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452340, с. Мишкино, ул. Ленина, д. 108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Миякинскому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452080, с. Киргиз-Мияки, ул. Губайдуллина 104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Нуримановскому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452440, с. Красная Горка, ул. Советская, д. 60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Салаватскому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452490, с. Малояз, ул. Советская, д. 64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Стерлибашевскому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453180, с. Стерлибашево, ул. Карла Маркса, д. 97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Стерлитамакскому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453116, г. Стерлитамак, ул. Худайбердина, д. 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Татышлинскому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452830, с. Верхние Татышлы, ул. Ленина, дом № 59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Уфимскому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450008, г.Уфа, ул. Цюрупы, д. 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Федоровскому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453280, с. Федоровка, ул. Ленина, д. 48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Хайбуллинскому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453800, с. Акъяр, пр. С. Юлаева, д. 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Чекмагушевскому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452200, с. Чекмагуш, ул. Ленина, д.43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Чишминскому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452170, р.п. Чишмы, ул. Ленина, д. 40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Шаранскому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452630, с. Шаран, ул. Центральная, д.14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Агидель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452920, РБ, г. Агидель, ул. Первых строителей, д. 7А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</w:rPr>
            </w:pPr>
            <w:r>
              <w:rPr>
                <w:color w:val="00000a"/>
              </w:rPr>
            </w:r>
            <w:r>
              <w:rPr>
                <w:color w:val="00000a"/>
              </w:rPr>
            </w:r>
            <w:r>
              <w:rPr>
                <w:color w:val="00000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Баймак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453630, г. Баймак, пр. С. Юлаева, д.9 ка. 303, 305, 306, 307, 308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Белебей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452000, г. Белебей, ул. Революционная, д.3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</w:rPr>
            </w:pPr>
            <w:r>
              <w:rPr>
                <w:color w:val="00000a"/>
              </w:rPr>
            </w:r>
            <w:r>
              <w:rPr>
                <w:color w:val="00000a"/>
              </w:rPr>
            </w:r>
            <w:r>
              <w:rPr>
                <w:color w:val="00000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Белорецк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453500, г. Белорецк, ул. Ленина, д. 71 1 этаж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Бирск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452450, г. Бирск, ул. Курбатова, д. 63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г.Благовещенск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453431, г. Благовещенск, ул. Парижской Коммуны, 25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Давлеканово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453400, г. Давлеканово, ул.Красная площадь, 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Дюртюли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452320, г. Дюртюли, пер. Марии Якутовой, д. 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Ишимбай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453200, пр. Ленина, д. 60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Кумертау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453300, г. Кумертау,ул. 40 лет Победы, д. 16, 2-ой этаж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</w:rPr>
            </w:pPr>
            <w:r>
              <w:rPr>
                <w:color w:val="00000a"/>
              </w:rPr>
            </w:r>
            <w:r>
              <w:rPr>
                <w:color w:val="00000a"/>
              </w:rPr>
            </w:r>
            <w:r>
              <w:rPr>
                <w:color w:val="00000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Мелеуз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453850, г. Мелеуз, ул. Воровского, д.13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Нефтекамск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452680, г. Нефтекамск, пр. Космомольский, д. 25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Октябьскому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452600, г. Октябрьский, ул. Чапаева, д. 13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Салават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453261, г. Салават, ул. Ленина, д. 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Сибай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453830, г. Сибай, ул. Ленина, д. 12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Стерлитамак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453100, г. Стерлитамак,, пр. Октября, 32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Туймазы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452755, г. Туймазы, ул. С. Юлаева, д. 69А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</w:rPr>
            </w:pPr>
            <w:r>
              <w:rPr>
                <w:color w:val="00000a"/>
              </w:rPr>
            </w:r>
            <w:r>
              <w:rPr>
                <w:color w:val="00000a"/>
              </w:rPr>
            </w:r>
            <w:r>
              <w:rPr>
                <w:color w:val="00000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Учалы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453730, г. Учалы, ул. Строительная, д. 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7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82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Территориальный отдел МЗИО РБ по г. Янаул и району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452800, РБ, г. Янаул, ул. Победы, д. 60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третьего типа (ТИП 3) мировые судьи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tbl>
      <w:tblPr>
        <w:tblW w:w="9918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9"/>
        <w:gridCol w:w="5296"/>
        <w:gridCol w:w="3266"/>
        <w:gridCol w:w="846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г. Агидель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Агидель, ул. Курчатова, 15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Баймакский район и г. Баймак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Баймак, проспект Салавата Юлаева, 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Белебей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Белебей, ул. Пионерская, 44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Белебей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 xml:space="preserve">р.п. Приютово, Вокзальная, 2а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Белорецк Мировые судьи Белорецкого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Белорецк, ул. Точисского, 23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Бирский район и г. Бирск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Бирск, ул. Калинина, 20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Благовещенский район и г. Благовещенск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Благовещенск, ул. Коммунистическая, 12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Давлекановский район и г. Давлеканово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Давлеканово, ул. Ст. Разина,58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Дюртюлинский район и г. Дюртюли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Дюртюли, переулок. М. Якутовой. 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Ишимбайский район и г. Ишимбай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Ишимбай, ул. Советская,57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Кумертау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Кумертау, ул. Карла Маркса, 4а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Мелеузовский район и г. Мелеуз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Мелеуз, ул. Площадь ЗСМ,8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г.Межгорье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Межгорье, ул. 40 лет Победы, 11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Нефтекамск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Нефтекамск, ул. Победы, 10б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Октябрьский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Октябрьский, ул. Герцена, 2а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Салават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Салават, ул. Ключевая, 16а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Сибай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Сибай, ул. Клары Цеткин,2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г. Стерлитамак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Стерлитамак, ул. Курчатова,16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Туймазинский район и г. Туймазы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Туймазы, ул. Пугачёва, 14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Туймазинский район и г. Туймазы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Туймазы, ул. Пугачёва 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Учалинский район и г. Учалы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Учалы, ул. Ленина,4а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Янаульский район и г. Янаул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Янаул, ул.Советская, 21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Абзелиловский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Аскарово, ул. Ленина, 31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Альшеевский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Раевский, ул. Кирова,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Архангельский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Архангельское, ул. Советская,55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Аскинский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Аскино, ул. Горького,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Аургазинский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Толбазы, ул. Химиков,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Бакалинский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Бакалы, ул. Ленина, 117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Балтачевский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Старобалтачево, ул. Комсомольская, 47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Белебеевский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Белебей, ул. Интернациональная, 61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Белокатайский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Новобелокатай, ул. Школьная, 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5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Бижбулякский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Бижбуляк, ул. Советская, 31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Благоварский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Языково, ул. Чапаева, 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Буздякский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Буздяк, ул. Красная площадь, 15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Бураевский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Бураево, ул. Ленина, 102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Бурзянский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Старосубхангулово, ул. Ленина, 55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Гафурийский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Красноусольский, ул. К. Маркса, 14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Дуванский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Месягутово, ул. Сафонова,1а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Ермекеевский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Ермекеево, ул. Школьная,12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Зианчуринский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Исянгулово, ул. Советская,18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Зилаирский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Зилаир, ул. Ленина, 87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Иглинский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Иглино, ул. Ленина, 79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Илишевский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Верхнеяркеево, ул. Коммунистическая, 17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Калтасинский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Калтасы, ул. Карла Маркса, 63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Караидельский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Караидель, ул. Мира, 11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Кармаскалинский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Кармаскалы, ул. Худайбердина, 10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Кигинский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Верхние Киги, ул. Советская,9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Краснокамский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Николо-Берёзовка, ул. Дорожная,21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Кугарчинский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Мраково, ул. Буркина,48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Кушнаренковский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Кушнаренково, ул. Октябрьская, 39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Куюргазинский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Ермолаево, ул. Чапаева,2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Мечетлинский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Большеустьикинское, ул. Советская, 25а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Мишкинский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Мишкино, ул. Ленина, 106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Миякинский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Киргиз-Мияки, ул. Ленина,19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Нуримановский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Красная Горка, ул. Советская,58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Салаватский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Малояз, ул. 60 лет СССР,3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Стерлитамакский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г. Стерлитамак, ул. Проспект Октября, 57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Стерлибашевский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Стерлибашево, ул. Карла Маркса, 100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Татышлинский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В. Татышлы, ул. Ленина,39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Фёдоровский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Федоровка, ул. Ленина,44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Хайбуллинский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Акъяр, ул. Гареева, 40  (адрес добавлен)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Чекмагушевский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Чекмагуш, ул. Мира,25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Чишминский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Чишмы, ул. Дружбы, 1б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Мировые судьи судебного района Чишминский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Чишмы, ул. Шоссейная, 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a"/>
                <w:lang w:val="en-US"/>
              </w:rPr>
            </w:pP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  <w:r>
              <w:rPr>
                <w:color w:val="00000a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Мировой судья судебного района Шаранский район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с. Шаран, ул. Свердлова, 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tabs>
          <w:tab w:val="clear" w:pos="720" w:leader="none"/>
          <w:tab w:val="left" w:pos="3919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третьего типа (ТИП 3) ЦЗН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tbl>
      <w:tblPr>
        <w:tblW w:w="9918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9"/>
        <w:gridCol w:w="5296"/>
        <w:gridCol w:w="3266"/>
        <w:gridCol w:w="846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center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Центральный МЦЗН по Благовещенскому району"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Благовещенскй район, г. Благовещенск, ул. Братьев Першиных, д. 4, к. 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Государственное казенное учреждение Восточный межрайонный центр занятости населения (далее – ГКУ Восточный МЦЗН)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before="0" w:after="24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г.Белорецк ул.Красных Партизан 16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МЦЗН Зауралья по Баймакскому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 Баймак, пр.С.Юлаева 38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Cs/>
                <w:color w:val="000000" w:themeColor="dark1"/>
                <w:sz w:val="22"/>
                <w:szCs w:val="22"/>
              </w:rPr>
            </w:pPr>
            <w:r>
              <w:rPr>
                <w:bCs/>
                <w:color w:val="000000" w:themeColor="dark1"/>
                <w:sz w:val="22"/>
                <w:szCs w:val="22"/>
              </w:rPr>
              <w:t xml:space="preserve">Государственное казенное учреждение Северо-восточный межрайонный центр занятости населения (далее – ГКУ Северо-восточный МЦЗН)</w:t>
            </w:r>
            <w:r>
              <w:rPr>
                <w:bCs/>
                <w:color w:val="000000" w:themeColor="dark1"/>
                <w:sz w:val="22"/>
                <w:szCs w:val="22"/>
              </w:rPr>
            </w:r>
            <w:r>
              <w:rPr>
                <w:bCs/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line="276" w:lineRule="auto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Дуванский район, с.Месягутово, ул.Коммунистическая, д.22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Cs/>
                <w:color w:val="000000" w:themeColor="dark1"/>
                <w:sz w:val="22"/>
                <w:szCs w:val="22"/>
              </w:rPr>
            </w:pPr>
            <w:r>
              <w:rPr>
                <w:bCs/>
                <w:color w:val="000000" w:themeColor="dark1"/>
                <w:sz w:val="22"/>
                <w:szCs w:val="22"/>
              </w:rPr>
              <w:t xml:space="preserve">Государственное казенное учреждение Северный межрайонный центр занятости населения (далее – ГКУ Северный МЦЗН)</w:t>
            </w:r>
            <w:r>
              <w:rPr>
                <w:bCs/>
                <w:color w:val="000000" w:themeColor="dark1"/>
                <w:sz w:val="22"/>
                <w:szCs w:val="22"/>
              </w:rPr>
            </w:r>
            <w:r>
              <w:rPr>
                <w:bCs/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before="0" w:after="24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Бирский район, г.Бирск, ул. Ленина, д.56а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79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Государственное казенное учреждение Северо-западный межрайонный центр занятости населения (далее – ГКУ Северо-западный МЦЗН)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before="0" w:after="24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г.Нефтекамск, ул.Ленина , д.42А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Северо-западный МЦЗН по Дюртюлинскому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line="360" w:lineRule="auto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г.Дюртюли,ул. Назара Наджми,д.42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Cs/>
                <w:color w:val="000000" w:themeColor="dark1"/>
                <w:sz w:val="22"/>
                <w:szCs w:val="22"/>
              </w:rPr>
            </w:pPr>
            <w:r>
              <w:rPr>
                <w:bCs/>
                <w:color w:val="000000" w:themeColor="dark1"/>
                <w:sz w:val="22"/>
                <w:szCs w:val="22"/>
              </w:rPr>
              <w:t xml:space="preserve">Государственное казенное учреждение Южный межрайонный центр занятости населения (далее – ГКУ Южный МЦЗН)</w:t>
            </w:r>
            <w:r>
              <w:rPr>
                <w:bCs/>
                <w:color w:val="000000" w:themeColor="dark1"/>
                <w:sz w:val="22"/>
                <w:szCs w:val="22"/>
              </w:rPr>
            </w:r>
            <w:r>
              <w:rPr>
                <w:bCs/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 Кумертау ул. Карла Маркса, д.24а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Государственное казенное учреждение Юго-восточный межрайонный центр занятости населения (далее – ГКУ Юго-восточный МЦЗН)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before="0" w:after="24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Стерлитамак, ул. К.Маркса, д.101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Южный МЦЗН по Мелеузовскому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line="360" w:lineRule="auto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Мелеузовский район, г.Мелеуз, ул. Доковская, д.11А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Юго-восточный МЦЗН по г.Салавату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г.Салават, у.Октябрьская д.10-а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Филиал ГКУ Юго-восточный МЦЗН по Ишимбайскому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before="0" w:after="24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г.Ишимбай, ул.Зеленая, д.57а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Отдел ГКУ Юго-восточный МЦЗН по Аургазинскому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spacing w:before="0" w:after="240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Аургазинский район, с. Толбазы, ул.Химиков, д.3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Отдел ГКУ Юго-восточный МЦЗН по Гафурийскому 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Гафурийский район, с. Красноусольский, ул.Коммунистическая, д.1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 w:themeColor="dark1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Отдел ГКУ Юго-восточный МЦЗН по Стерлибашевскому  району</w:t>
            </w:r>
            <w:r>
              <w:rPr>
                <w:color w:val="000000" w:themeColor="dark1"/>
                <w:sz w:val="22"/>
                <w:szCs w:val="22"/>
              </w:rPr>
            </w:r>
            <w:r>
              <w:rPr>
                <w:color w:val="000000" w:themeColor="dark1"/>
                <w:sz w:val="22"/>
                <w:szCs w:val="22"/>
              </w:rPr>
            </w:r>
          </w:p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0" w:themeColor="dark1"/>
                <w:sz w:val="22"/>
                <w:szCs w:val="22"/>
              </w:rPr>
              <w:t xml:space="preserve">Стерлибашевский район, с.Стерлибашево, ул.К.Маркса 109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Центральный межрайонный центр занятости населения по Архангельскому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Архангельский район, с. Архангельское, ул. Советская, 40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Северный межрайонный центр занятости населения по Бураевскому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Бураевский район, с. Бураево, ул. Ленина, 102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Юго-западный межрайонный центр занятости населения по Ермекеевскому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Ермекеевский район, с. Ермекеево, ул. Ленина, 23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Центральный межрайонный центр занятости населения по Иглинскому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с. Иглино, ул. Ленина,97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межрайонный центр занятости населения Зауралья по Зилаирскому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с. Зилаир, ул. Ленина, 87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межрайонный центр занятости населения Зауралья по Зианчуринскому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с. Исянгулово, ул. Коммунистическая, 45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Северо-Восточный межрайонный центр занятости населения по Белокатайскому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с. Новобелокатай, ул. Советская, 111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Юго-западный межрайонный центр занятости населения по Альшеевскому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с. Раевский, ул. Кирова, 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Северный межрайонный центр занятости населения по Балтачевскому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с. Старобалтачево, ул. Первомайская, 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Центральный межрайонный центр занятости населения по Нуримановскому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Нуримановский район, с. Красная Горка, ул. Советская, 60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Центральный межрайонный Центр занятости населения по Чишминскому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рп. Чишмы, ул Чернышевского, 1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Северо-Восточный межрайонный центр занятости населения по Мечетлинскому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Мечетлинский район, с. Большеустьикинское, ул. Тихона Онкина, 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Северо-Восточный межрайонный центр занятости населения по Кигинскому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Кигинский район, с. Верхние Киги, ул. Советская, 16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Северный межрайонный центр занятости населения по Караидельскому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Караидельский район, с. Караидель, ул. Ленина, 57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Центральный межрайонный центр занятости населения по Благоварскому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с. Языково, ул. Ленина, 83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Отдел ГКУ Центральный межрайонный центр занятости населения по Чекмагушевскому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Чекмагушевский район, с. Чекмагуш, ул. Ленина, 74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Филиал ГКУ Юго-западный межрайонный центр занятости населения по Давлекановскому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Давлеканово, ул. Красная Площадь, д. 7а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Филиал ГКУ Южный межрайонный центр занятости населения по Кугарчинскому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село Мраково, ул. З. Биишевой, 104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Филиал ГКУ Южный межрайонный центр занятости населения по Федоровскому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село Федоровка, ул. Ленина, 45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Юго-западный межрайонный центр занятости населения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Белебей, ул. Интернациональная, 67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Тип 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shd w:val="clear" w:color="auto" w:fill="ffff00"/>
                <w:lang w:val="en-US"/>
              </w:rPr>
            </w:pPr>
            <w:r>
              <w:rPr>
                <w:color w:val="000000"/>
                <w:shd w:val="clear" w:color="auto" w:fill="ffff00"/>
                <w:lang w:val="en-US"/>
              </w:rPr>
            </w:r>
            <w:r>
              <w:rPr>
                <w:color w:val="000000"/>
                <w:shd w:val="clear" w:color="auto" w:fill="ffff00"/>
                <w:lang w:val="en-US"/>
              </w:rPr>
            </w:r>
            <w:r>
              <w:rPr>
                <w:color w:val="000000"/>
                <w:shd w:val="clear" w:color="auto" w:fill="ffff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Центральный межрайонный центр занятости населения по Кушнаренковскому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Кушнаренковский район, с. Кушнаренково, ул. Рабочая, 1а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shd w:val="clear" w:color="auto" w:fill="ffff00"/>
                <w:lang w:val="en-US"/>
              </w:rPr>
            </w:pPr>
            <w:r>
              <w:rPr>
                <w:color w:val="000000"/>
                <w:shd w:val="clear" w:color="auto" w:fill="ffff00"/>
                <w:lang w:val="en-US"/>
              </w:rPr>
            </w:r>
            <w:r>
              <w:rPr>
                <w:color w:val="000000"/>
                <w:shd w:val="clear" w:color="auto" w:fill="ffff00"/>
                <w:lang w:val="en-US"/>
              </w:rPr>
            </w:r>
            <w:r>
              <w:rPr>
                <w:color w:val="000000"/>
                <w:shd w:val="clear" w:color="auto" w:fill="ffff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Западный межрайонный центр занятости населения по Буздякскому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с. Буздяк, ул. Ленина, 2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shd w:val="clear" w:color="auto" w:fill="ffff00"/>
                <w:lang w:val="en-US"/>
              </w:rPr>
            </w:pPr>
            <w:r>
              <w:rPr>
                <w:color w:val="000000"/>
                <w:shd w:val="clear" w:color="auto" w:fill="ffff00"/>
                <w:lang w:val="en-US"/>
              </w:rPr>
            </w:r>
            <w:r>
              <w:rPr>
                <w:color w:val="000000"/>
                <w:shd w:val="clear" w:color="auto" w:fill="ffff00"/>
                <w:lang w:val="en-US"/>
              </w:rPr>
            </w:r>
            <w:r>
              <w:rPr>
                <w:color w:val="000000"/>
                <w:shd w:val="clear" w:color="auto" w:fill="ffff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Восточный межрайонный центр занятости населения по городу Межгорье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г. Межгорье, ул. 40 лет Победы, 60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Восточный межрайонный центр занятости населения по Учалинскому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г. Учалы, ул.Первостроителей, 13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Восточный межрайонный центр занятости населения по Бурзянскому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с. Старосубхангулово, ул. Салавата, 30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ГКУ межрайонный центр занятости населения Зауралья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г. Сибай, ул. Кирова, 22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межрайонный центр занятости населения Зауралья по Абзелиловскому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с. Аскарово, ул. Ленина, д.14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РЦЗН по Туймазинскому району (п. Кандры)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п. Кандры, ул. Ленина, д.16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Западный межрайонный Центр занятости населения по городу Октябрьский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г. Октябрьский, ул. Горького, 15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Западный межрайонный центр занятости населения по Шаранскому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Шаранский район, с. Шаран, ул. Центральная, 14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Северо-Восточный межрайонный центр занятости населения по Салаватскому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Салаватский район, с. Малояз, ул. Коммунистическая, д. 56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Северный межрайонный центр занятости населения по Мишкинскому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Мишкинский район, с. Мишкино, ул. Мира, 8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Северо-западный межрайонный центр занятости населения по городу Агидель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г. Агидель, ул. Молодежная, 7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Северо-западный межрайонный центр занятости населения по Янаульскому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г. Янаул, ул. Советская, 2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Северо-западный межрайонный центр занятости населения по Илишевскому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Илишевский район, с. Верхнеяркеево, ул. Коммунистическая, 17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Северо-западный межрайонный центр занятости населения по Калтасинскому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Калтасинский район, с. Калтасы, ул. Карла Маркса, 65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Северо-западный межрайонный центр занятости населения по Краснокамскому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Краснокамский район, с. Николо-Березовка, ул. Карла Маркса, 12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Южный межрайонный центр занятости населения по Куюргазинскому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село Ермолаево, ул. Калинина, 4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Юго-западный межрайонный центр занятости населения по Бижбулякскому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с. Бижбуляк, ул. Шоссейная, д. 1а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Юго-западный межрайонный центр занятости населения по Миякинскому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Миякинский район, с. Киргиз-Мияки, ул. Губайдуллина, 137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Северо-западный межрайонный центр занятости населения по Татышлинскому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Татышлинский район, с. Верхние Татышлы, ул. Ленина, 87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a"/>
                <w:sz w:val="22"/>
                <w:szCs w:val="22"/>
                <w:shd w:val="clear" w:color="auto" w:fill="ffff00"/>
              </w:rPr>
            </w:pPr>
            <w:r>
              <w:rPr>
                <w:color w:val="00000a"/>
                <w:sz w:val="22"/>
                <w:szCs w:val="22"/>
                <w:shd w:val="clear" w:color="auto" w:fill="ffff00"/>
              </w:rPr>
              <w:t xml:space="preserve">Тип 3</w:t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  <w:r>
              <w:rPr>
                <w:color w:val="00000a"/>
                <w:sz w:val="22"/>
                <w:szCs w:val="22"/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Филиал ГКУ РЦЗН по Туймазинскому району (п.Серафимовский)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п. Серафимовский, ул.Девонская, д.2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Западный межрайонный центр занятости населения по Бакалинскому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с. Бакалы, ул. Ленина, 112/а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Западный межрайонный центр занятости населения по Буздякскому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с. Буздяк, ул. Ленина, 7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межрайонный центр занятости населения Зауралья по Хайбуллинскому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Хайбуллинский район, с. Акъяр, ул. Салавата Юлаева, 31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Северный межрайонный центр занятости населения по Аскинскому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с. Аскино, ул. Советская, 15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jc w:val="right"/>
              <w:spacing w:before="0" w:after="200"/>
              <w:widowControl w:val="o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9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Отдел ГКУ Центральный межрайонный центр занятости населения по Кармаскалинскому району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hd w:val="clear" w:color="auto" w:fill="ffff00"/>
              </w:rPr>
            </w:pPr>
            <w:r>
              <w:rPr>
                <w:color w:val="000000"/>
                <w:shd w:val="clear" w:color="auto" w:fill="ffff00"/>
              </w:rPr>
              <w:t xml:space="preserve">Кармаскалинский район, с. Кармаскалы, ул. Кирова, 40</w:t>
            </w:r>
            <w:r>
              <w:rPr>
                <w:color w:val="000000"/>
                <w:shd w:val="clear" w:color="auto" w:fill="ffff00"/>
              </w:rPr>
            </w:r>
            <w:r>
              <w:rPr>
                <w:color w:val="000000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 xml:space="preserve">Тип 3</w:t>
            </w:r>
            <w:r>
              <w:rPr>
                <w:shd w:val="clear" w:color="auto" w:fill="ffff00"/>
              </w:rPr>
            </w:r>
            <w:r>
              <w:rPr>
                <w:shd w:val="clear" w:color="auto" w:fill="ffff00"/>
              </w:rPr>
            </w:r>
          </w:p>
        </w:tc>
      </w:tr>
    </w:tbl>
    <w:p>
      <w:pPr>
        <w:pStyle w:val="993"/>
        <w:contextualSpacing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  <w:t xml:space="preserve">Перечень узлов ГМС РБ четвертого типа (ТИП 4) ЦЗН</w:t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p>
      <w:pPr>
        <w:pStyle w:val="993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tbl>
      <w:tblPr>
        <w:tblW w:w="10105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4"/>
        <w:gridCol w:w="4574"/>
        <w:gridCol w:w="2977"/>
        <w:gridCol w:w="906"/>
        <w:gridCol w:w="944"/>
      </w:tblGrid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4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Адрес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Кол/во VipNet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a"/>
                <w:sz w:val="22"/>
                <w:szCs w:val="22"/>
              </w:rPr>
            </w:pPr>
            <w:r>
              <w:rPr>
                <w:b/>
                <w:bCs/>
                <w:color w:val="00000a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a"/>
                <w:sz w:val="22"/>
                <w:szCs w:val="22"/>
              </w:rPr>
            </w:r>
            <w:r>
              <w:rPr>
                <w:b/>
                <w:bCs/>
                <w:color w:val="00000a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Западный межрайонный центр занятости населения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Туймазы, ул. Гарина, 38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dxa"/>
            <w:vAlign w:val="center"/>
            <w:textDirection w:val="lrTb"/>
            <w:noWrap w:val="false"/>
          </w:tcPr>
          <w:p>
            <w:pPr>
              <w:pStyle w:val="993"/>
              <w:jc w:val="right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4</w:t>
            </w:r>
            <w:bookmarkStart w:id="5" w:name="OLE_LINK1"/>
            <w:r/>
            <w:bookmarkEnd w:id="5"/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ГКУ Центральный межрайонный центр занятости населения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Рихарда Зорге, 19/2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dxa"/>
            <w:vAlign w:val="center"/>
            <w:textDirection w:val="lrTb"/>
            <w:noWrap w:val="false"/>
          </w:tcPr>
          <w:p>
            <w:pPr>
              <w:pStyle w:val="993"/>
              <w:jc w:val="right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Филиал ГКУ ЦЗН г. Уфы по Кировскому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Аксакова, 7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dxa"/>
            <w:vAlign w:val="center"/>
            <w:textDirection w:val="lrTb"/>
            <w:noWrap w:val="false"/>
          </w:tcPr>
          <w:p>
            <w:pPr>
              <w:pStyle w:val="993"/>
              <w:jc w:val="right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Филиал ГКУ ЦЗН г. Уфы по Советскому району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Бессонова, 2а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dxa"/>
            <w:vAlign w:val="center"/>
            <w:textDirection w:val="lrTb"/>
            <w:noWrap w:val="false"/>
          </w:tcPr>
          <w:p>
            <w:pPr>
              <w:pStyle w:val="993"/>
              <w:jc w:val="right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22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Министерство семьи и труда РБ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г. Уфа, ул. Пушкина, 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dxa"/>
            <w:vAlign w:val="center"/>
            <w:textDirection w:val="lrTb"/>
            <w:noWrap w:val="false"/>
          </w:tcPr>
          <w:p>
            <w:pPr>
              <w:pStyle w:val="993"/>
              <w:jc w:val="right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4" w:type="dxa"/>
            <w:vAlign w:val="center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" w:hanging="1041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ГКУ «Центр сопровождения сделок с земельными участками»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г.Уфа, ул. Проспект Октября, 56/3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6" w:type="dxa"/>
            <w:vAlign w:val="center"/>
            <w:textDirection w:val="lrTb"/>
            <w:noWrap w:val="false"/>
          </w:tcPr>
          <w:p>
            <w:pPr>
              <w:pStyle w:val="993"/>
              <w:jc w:val="right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4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  <w:shd w:val="clear" w:color="auto" w:fill="ffff00"/>
              </w:rPr>
            </w:pPr>
            <w:r>
              <w:rPr>
                <w:color w:val="000000"/>
                <w:sz w:val="22"/>
                <w:szCs w:val="22"/>
                <w:shd w:val="clear" w:color="auto" w:fill="ffff00"/>
              </w:rPr>
              <w:t xml:space="preserve">Тип 4</w:t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  <w:r>
              <w:rPr>
                <w:color w:val="000000"/>
                <w:sz w:val="22"/>
                <w:szCs w:val="22"/>
                <w:shd w:val="clear" w:color="auto" w:fill="ffff00"/>
              </w:rPr>
            </w:r>
          </w:p>
        </w:tc>
      </w:tr>
    </w:tbl>
    <w:p>
      <w:pPr>
        <w:pStyle w:val="993"/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pStyle w:val="993"/>
        <w:contextualSpacing/>
        <w:ind w:left="-142" w:firstLine="851"/>
        <w:jc w:val="center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4"/>
          <w:szCs w:val="28"/>
        </w:rPr>
      </w:pPr>
      <w:r>
        <w:rPr>
          <w:b/>
          <w:color w:val="00000a"/>
          <w:sz w:val="24"/>
          <w:szCs w:val="28"/>
        </w:rPr>
        <w:t xml:space="preserve">Перечень узлов ГМС РБ пятого типа (ТИП 5) ЦЗН</w:t>
      </w:r>
      <w:r>
        <w:rPr>
          <w:b/>
          <w:color w:val="00000a"/>
          <w:sz w:val="24"/>
          <w:szCs w:val="28"/>
        </w:rPr>
      </w:r>
      <w:r>
        <w:rPr>
          <w:b/>
          <w:color w:val="00000a"/>
          <w:sz w:val="24"/>
          <w:szCs w:val="28"/>
        </w:rPr>
      </w:r>
    </w:p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2"/>
          <w:szCs w:val="22"/>
        </w:rPr>
      </w:pPr>
      <w:r>
        <w:rPr>
          <w:b/>
          <w:color w:val="00000a"/>
          <w:sz w:val="22"/>
          <w:szCs w:val="22"/>
        </w:rPr>
      </w:r>
      <w:r>
        <w:rPr>
          <w:b/>
          <w:color w:val="00000a"/>
          <w:sz w:val="22"/>
          <w:szCs w:val="22"/>
        </w:rPr>
      </w:r>
      <w:r>
        <w:rPr>
          <w:b/>
          <w:color w:val="00000a"/>
          <w:sz w:val="22"/>
          <w:szCs w:val="22"/>
        </w:rPr>
      </w:r>
    </w:p>
    <w:tbl>
      <w:tblPr>
        <w:tblW w:w="9918" w:type="dxa"/>
        <w:tblInd w:w="-11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2"/>
        <w:gridCol w:w="5104"/>
        <w:gridCol w:w="3265"/>
        <w:gridCol w:w="986"/>
      </w:tblGrid>
      <w:tr>
        <w:tblPrEx/>
        <w:trPr>
          <w:trHeight w:val="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4" w:type="dxa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5" w:type="dxa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Количество, шт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6" w:type="dxa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Тип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7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4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Территориальные подразделения министерства семьи, труда и социальной защиты населения Республики Башкортостан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5" w:type="dxa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color w:val="000000"/>
                <w:sz w:val="22"/>
                <w:szCs w:val="22"/>
              </w:rPr>
            </w:pPr>
            <w:ins w:id="0" w:author="shishkin" w:date="2025-02-20T13:17:13Z" oouserid="shishkin">
              <w:r>
                <w:rPr>
                  <w:color w:val="000000"/>
                  <w:sz w:val="22"/>
                  <w:szCs w:val="22"/>
                </w:rPr>
                <w:t xml:space="preserve">340</w:t>
              </w:r>
            </w:ins>
            <w:del w:id="1" w:author="shishkin" w:date="2025-02-20T13:17:10Z" oouserid="shishkin">
              <w:r>
                <w:rPr>
                  <w:color w:val="000000"/>
                  <w:sz w:val="22"/>
                  <w:szCs w:val="22"/>
                </w:rPr>
                <w:delText xml:space="preserve">2</w:delText>
              </w:r>
            </w:del>
            <w:del w:id="2" w:author="shishkin" w:date="2025-02-20T13:17:10Z" oouserid="shishkin">
              <w:r>
                <w:rPr>
                  <w:color w:val="000000"/>
                  <w:sz w:val="22"/>
                  <w:szCs w:val="22"/>
                </w:rPr>
                <w:delText xml:space="preserve">29</w:delText>
              </w:r>
            </w:del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6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23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2" w:type="dxa"/>
            <w:textDirection w:val="lrTb"/>
            <w:noWrap w:val="false"/>
          </w:tcPr>
          <w:p>
            <w:pPr>
              <w:pStyle w:val="1146"/>
              <w:numPr>
                <w:ilvl w:val="0"/>
                <w:numId w:val="22"/>
              </w:numPr>
              <w:ind w:left="1041" w:right="340" w:hanging="1041"/>
              <w:jc w:val="center"/>
              <w:spacing w:before="0" w:after="200"/>
              <w:widowControl w:val="off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4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Территориальные подразделения государственной инспекции по надзору за техническим состоянием самоходных машин и других видов техники Республики Башкортостан (Инспекции Гостехнадзора РБ)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65" w:type="dxa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95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6" w:type="dxa"/>
            <w:textDirection w:val="lrTb"/>
            <w:noWrap w:val="false"/>
          </w:tcPr>
          <w:p>
            <w:pPr>
              <w:pStyle w:val="993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Тип 5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993"/>
        <w:contextualSpacing/>
        <w:ind w:left="-142" w:firstLine="851"/>
        <w:jc w:val="both"/>
        <w:spacing w:before="0" w:after="0"/>
        <w:tabs>
          <w:tab w:val="clear" w:pos="720" w:leader="none"/>
          <w:tab w:val="left" w:pos="993" w:leader="none"/>
        </w:tabs>
        <w:rPr>
          <w:b/>
          <w:color w:val="00000a"/>
          <w:sz w:val="22"/>
          <w:szCs w:val="22"/>
        </w:rPr>
      </w:pPr>
      <w:r>
        <w:rPr>
          <w:b/>
          <w:color w:val="00000a"/>
          <w:sz w:val="22"/>
          <w:szCs w:val="22"/>
        </w:rPr>
      </w:r>
      <w:r>
        <w:rPr>
          <w:b/>
          <w:color w:val="00000a"/>
          <w:sz w:val="22"/>
          <w:szCs w:val="22"/>
        </w:rPr>
      </w:r>
      <w:r>
        <w:rPr>
          <w:b/>
          <w:color w:val="00000a"/>
          <w:sz w:val="22"/>
          <w:szCs w:val="22"/>
        </w:rPr>
      </w:r>
    </w:p>
    <w:p>
      <w:pPr>
        <w:pStyle w:val="993"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93"/>
        <w:jc w:val="center"/>
        <w:rPr>
          <w:b/>
          <w:sz w:val="24"/>
        </w:rPr>
      </w:pPr>
      <w:r>
        <w:rPr>
          <w:b/>
          <w:sz w:val="24"/>
        </w:rPr>
        <w:t xml:space="preserve">Перечень узлов ГМС РБ пятого типа (ТИП 5) Сельские и городские поселения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93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tbl>
      <w:tblPr>
        <w:tblW w:w="5000" w:type="pct"/>
        <w:tblInd w:w="-147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46"/>
        <w:gridCol w:w="2401"/>
        <w:gridCol w:w="2590"/>
        <w:gridCol w:w="3414"/>
        <w:gridCol w:w="829"/>
      </w:tblGrid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№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Муниципальный район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Сельское поселение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Адрес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Тип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Альмухаметовский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453605, Республика Башкортостан, Абзелиловский район, с.Целинный, ул.Ленина,22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Амангильдинский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453625, Республика Башкортостан, Абзелиловский район, с.Амангильдино, ул.Комсомольская,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453620, Республика Башкортостан, Абзелиловский район, с. Аскарово, ул. Ленина, 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453611, Республика Башкортостан, Абзелиловский район, с. Баимово ул. Школьная 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Бурангуловский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453628, Республика Башкортостан, Абзелиловский район, с.Бурангулово ул.Советская,39\2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Гусевский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453614, Республика Башкортостан, Абзелиловский район, с.Гусево, ул.Сергея Соколова, д.93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453624, Республика Башкортостан, Абзелиловский район, с.Давлетово, ул. Кусямышево д.27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Кирдасовский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453625, Республика Башкортостан, Абзелиловский район, с.Кирдасово, ул.Советская, 58/1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Краснобашкирский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453618, Республика Башкортостан, Абзелиловский район, с.Красная Башкирия, ул.Центральная-13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Равиловский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453626, Республика Башкортостан, Абзелиловский район, с.Ишкулово,ул.Матросова,д 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Ташбулатовский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453613, Республика Башкортостан, Абзелиловский район, с.Ташбулатово ул.Молодежная, д.3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Таштимеровский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453622, Республика Башкортостан, Абзелиловский район, с.Михайловка, ул.Парковая, д.30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Халиловский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453631, Республика Башкортостан, Абзелиловский район, с.Халилово,ул.Советская, д.2а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Хамитовский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453627, Республика Башкортостан, Абзелиловский район, с.Хамитово ул.Х.Сагадатова.17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Абзелиловский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Янгильский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453623, Республика Башкортостан, Абзелиловский район, с.Янгельское, ул.Титова,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Абдрашитовский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452119, Башкортостан Респ, Альшеевский р-н, Абдрашитово с, Озерная ул, д. 1,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Аксёновский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452130, Башкортостан Респ, Альшеевский р-н, Аксеново с, Советская ул, д.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Воздвиженский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452134, Башкортостан Респ, Альшеевский р-н, Воздвиженка с, Центральная ул, д.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Гайниямакский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451132, Башкортостан Респ, Альшеевский р-н, Гайниямак с, Центральная ул, д. 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Зелёноклиновский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452116, Башкортостан Респ, Альшеевский р-н, Зелёный Клин д, Школьная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Ибраевский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51136, Башкортостан Респ, Альшеевский р-н, Новосепяшево с, Центральная ул, д. 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Казанский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452111, Башкортостан Респ, Альшеевский р-н, Казанка с, Центральная ул, д. 60,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Кармышевский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452115, Башкортостан Респ, Альшеевский р-н, Кармышево с, Центральная ул, д. 18/1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Кипчак-Аскаровский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452112, Башкортостан Респ, Альшеевский р-н, Кипчак-Аскарово с, Салавата Юлаева ул, д. 109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Кызыльский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452116, Башкортостан Респ, Альшеевский р-н, Тавричанка с, Гагарина ул, д.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Мендяновский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452103, Башкортостан Респ, Альшеевский р-н, Мендяново с, Центральная ул, д. 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Нигматуллинский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452117, Башкортостан Респ, Альшеевский р-н, Нигматуллино с, Центральная ул, д.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Нижнеаврюзовский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452102, Башкортостан Респ, Альшеевский р-н, Нижнее Аврюзово с, Ленина ул, д. 63,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Никифаровский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452131, Башкортостан Респ, Альшеевский р-н, Никифарово с, Дружбы ул, д. 102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452120, Башкортостан Респ, Альшеевский р-н, Раевский с, Победы ул, д. 2,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Слаковский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452104, Башкортостан Респ, Альшеевский р-н, Слак с, Центральная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452112, Башкортостан Респ, Альшеевский р-н, Ташлы с, Центральная ул, д. 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Трунтаишевский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452113, Башкортостан Респ, Альшеевский р-н, Трунтаишево с, Центральная ул, д. 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Чебенлинский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452106, Башкортостан Респ, Альшеевский р-н, Чебенли с, Центральная ул, д.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Альшеевский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Шафрановский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452100, Башкортостан Респ, Альшеевский р-н, Шафраново с, Кирова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453034, Республика Башкортостан, Архангельский район, с. Абзаново, ул. А.Абдрахманова, д. 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453030, Республика Башкортостан, Архангельский район, с. Архангельское, ул. Ленина, д. 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Арх-Латышский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453032, Республика Башкортостан, Архангельский район, д. М. Горький, ул. Ленина, д. 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453049, Республика Башкортостан, Архангельский район, с. Бакалдинское, ул. Ленина,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Инзерский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453037, Республика Башкортостан, Архангельский район, с. Валентиновка, Садовая,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Ирныкшинский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453034, Республика Башкортостан, Архангельский район, с. Ирныкши, ул. Советская, д. 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Краснозилимский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453033, Республика Башкортостан, Архангельский район, с. Красный Зилим, ул.Центральная,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Краснокуратовский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453047, Республика Башкортостан, Архангельский район, д. Шакировка, ул. Центральная, д.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Липовский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453036, Республика Башкортостан, Архангельский район, с. Благовещенка, ул. Молодежная, д.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Орловский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453033, Республика Башкортостан, Архангельский район, д. Орловка, ул. Казаковская, д.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Тавакачевский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453030, Республика Башкортостан, Архангельский район, д. Тавакачево, ул. Школьная, д.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Архангельский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Узунларовский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453041, Республика Башкортостан, Архангельский район, с. Узунларово, ул. Ценральная, д.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Аскинский район, д.Арбашево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452880, Республика Башкортостан, с.Аскино, ул.Советская, д.19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Евбулякский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452896, РБ, Аскинский район, д.Евбуляк, ул.Центральная, д.11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Казанчинский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452887, Республика Башкортостан, Аскинский район, с.Старые Казанчи, ул.Центральная, д.21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Карткисякский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452899, Республика Башкортостан, Аскинский район, д. Карткисяк, ул. Центральная д.4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Кашкинский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452892, Республика Башкортостан, Аскинский район, с.Кашкино, ул.Мира,17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Ключевский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452882, РБ, Аскинский район, с. Ключи, ул. Центральная, д.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Кубиязовский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452890, РБ. Аскинский район, с.Кубиязы, ул.Совхозная,2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Кунгаковский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452893, РБ, Аскинский район, д.Кунгак, ул.Молодёжная,4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Кшлау-Елгинский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452885 РБ.Аскинский район д.Кшлау-Елга ул.Школьная,5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Мутабашевский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452886,Республика Башкортостан,Аскинский район,д.Старый Мутабаш,ул.Центральная,29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Петропавловский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452880, Республика Башкортостан, Аскинский р-н, д.Петропавловка, ул.Космонавтов, д.2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Султанбековский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Аскинский район, д. Султанбеково, ул. Центральная, 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Усть-Табасский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452897, РБ, Аскинский район, д.Усть-Табаска, ул.Гагарина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Урмиязовский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452891,Республика Башкортостан, Аскинский район,с.Урмиязы, ул.Ленина, д.18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Балыклыкульский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453473, д.Балыклыкуль, ул.Советская, 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Батыровский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453483, с.Куезбашево, ул.Садовая, 38а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Бишкаинский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453485, с.Бишкаин, ул.Выездная,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Ибраевский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453472, с.Новофедорово, ул.Первомайская, 101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Исмагиловский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453488, с.Исмагилово, ул.Центральная,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453471, с.Ишлы, ул.Ленина,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Кебячевский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453486, д.Кебячево, ул.Мира,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Меселинский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453491, с.Месели, ул.Центральная, 54а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Михайловский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453480, д.Михайловка, ул.Ленина, 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Нагадакский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453499, д.Татарский Нагадак, ул.Центральная, 121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Новокальчировский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453474, д.Новый Кальчир, ул.Советская, 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Семенкинский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453492, с.Семенкино, ул.Советская,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Степановский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453496, с.Степановка, ул.Молодежная, 1г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Султанмуратовский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453498, с.Султанмуратово, ул.Центральная, 45а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Таштамакский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453495, д.Таштамак, ул.Фрунзе,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Толбазинский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453480, с.Толбазы, ул.Ибрагимова, 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Тряпинский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453484, с.Тряпино, ул.Первомайская,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Тукаевский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453489, с.Тукаево, ул.Чанышева, 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Турумбетовский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453497, с.Турумбет, ул.Набережная,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Уршакский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453477, с.Староабсалямово, ул.Ленина, 56б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Чуваш-Карамалинский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453485, с.Чуваш-Карамалы, ул.Центральная,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Абдулкаримовский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453679, РБ, Баймакский район, с.Абдулкаримово, ул. Молодежная, 18,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Акмурунский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453676, РБ, Баймакский район, с.Акмурун, ул.Ленина, 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Бекешевский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453671, РБ, Баймакский район, с.Бекешево, ул.Первомайская,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Биляловский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453666, РБ, Баймакский район, с.Билялово, ул.З.Биишева,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453653, РБ, Баймакский район, с.Ургаза, ул.Х.Давлетшиной,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Иткуловский 1-й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453673, РБ, Баймакский район, д.1-Иткул, ул.Ленина, 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Ишмурзинский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453655, РБ, Баймакский район, с.Ишмурза, ул.С.Игишева, 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Ишмухаметовский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453652, РБ, Баймакский район, с.Ишмухаметово, ул.Даута,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Ишбердинский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453677, РБ, Баймакский район, с.Ишберда, ул.С.Юлаева,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Кульчуровский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453662, РБ, Баймакский район, с.Кульчурово, ул.Д.Самарбаева,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Кусеевский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453644, РБ, Баймакский район, д.Кусеево, ул.Б.Валида,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Мукасовский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453643, РБ, Баймакский район, с.1-Туркменево, ул.С.Юлаева,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Мерясовский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453660, РБ, Баймакский район, с.Мерясово, ул.А.Игебаева,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Нигаматовский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453657, РБ, Баймакский район, с.Нигаматово, ул.К.Диярова,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Семёновский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453651, РБ, Баймакский район, с.Семеновск, ул.С.Юлаева, 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Сибайский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453642, РБ, Баймакский район, с.Ст.Сибай, ул.Ленина,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Тавлыкаевский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453678, РБ, Баймакский район, с.Тавлыкаево, ул.З.Валиди,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Татлыбаевский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453656, РБ, Баймакский район, с.Татлыбаево, ул. Гиззата Татлыбаева, 44/1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Темясовский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453663, РБ, Баймакский район, с.Темясово, ул.Почтовая,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Тубинский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453661, РБ, Баймакский район, с.Тубинский, ул.Фабричная,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Юмашевский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453672, РБ, Баймакский район, с.Юмашево, ул.Советская,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Яратовский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453658, РБ, Баймакский район, с.Яратово, ул.Сакмар,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Ахмановский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Ахманово, ул. Центральная,82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Бакалы, ул. Ленина,115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Бузюровский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Бузюрово, ул.Школьная 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Дияшевский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Дияшево, ул. Школьная, 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Камышлытамакский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Камышлытамак, ул. Клубная,14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Килеевский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Килеево ул. Центральная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Куштиряковский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Куштиряково, ул. Речная, 2/1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Михайловский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Михайловка, ул.Центральная,6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Мустафинский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Мустафино, ул. Ленина, 103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Новокатаевский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Старокатаево, ул. Школьная,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Новоурсаевский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Новоурсаево, ул. Гагарина,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Старокостеевский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РБ,Бакалинский район , с.Старокостеево ,ул.Молодежная , 7а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Старокуручевский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Старокуручево, ул. Центральная, 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Староматинский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Старые Маты, ул. Победы,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Старошарашлинский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Старые Шарашли, ул. Центральная, 102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Тактагуловский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Тактагулово, ул. Молодежная,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Урманаевский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Урманаево, ул. Центральная.1а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Богдановский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452993, Башкортостан Респ, Балтачевский р-н, Старотимкино д, Жукова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Верхнеянактаевский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452988, Башкортостан Респ, Балтачевский р-н, Новоямурзино д, К.Маркса ул, д.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Кундашлинский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452996, Башкортостан Респ, Балтачевский р-н, Кундашлы д, Центральная ул, д. 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Кунтугушевский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452990, Башкортостан Респ, Балтачевский р-н, Нижнеиванаево д, Центральная ул, д. 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Нижнекарышевский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452994, Башкортостан Респ, Балтачевский р-н, Верхнекарышево д, Молодежная ул,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Нижнесикиязовский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452982, Башкортостан Респ, Балтачевский р-н, Нижнесикиязово с, Центральная ул, д.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Норкинский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452983, Башкортостан Респ, Балтачевский р-н, Норкино д, Ленина ул, д.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Сейтяковский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452984, Башкортостан Респ, Балтачевский р-н, Сейтяково с, Центральная ул, д.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Старобалтачевский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452980, Башкортостан Респ, Балтачевский р-н, Старобалтачево с, Советская ул, д. 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Староянбаевский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452991, Башкортостан Респ, Балтачевский р-н, Староянбаево д, Ленина ул, д. 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Тошкуровский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452986, Башкортостан Респ, Балтачевский р-н, Тошкурово д, Центральная ул, д.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Тучубаевский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452985, Башкортостан Респ, Балтачевский р-н, Тучубаево с, Колхозная ул, д. 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Шавьядинский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452993, Башкортостан Респ, Балтачевский р-н, Шавьяды д, Центральная ул, д. 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Штандинский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452989, Башкортостан Респ, Балтачевский р-н, Штанды д, Центральная ул, д.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Балтачевский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Ялангачевский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452992, Башкортостан Респ, Балтачевский р-н, Ялангачево д, Центральная ул, д.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Аксаковский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452020, Республика Башкортостан, Белебеевский район, с. Аксаково, ул. Первомайская, д.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Баженовский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452031, Республика Башкортостан, Белебеевский район, с. Баженово, ул. Административная,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Донской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452038, Республика Башкортостан, Белебеевский район, д. Пахарь,          ул. Комсомольская,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Ермолкинский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452022, Республика Башкортостан, Белебеевский район, с. Ермолкино, ул. Ленина, 29а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Знаменский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452032, Республика Башкортостан, Белебеевский район, с. Знаменка, ул. Советская, 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452027, Республика Башкортостан, Белебеевский район, с. Анновка, ул. Советская,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108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Максим-Горьковский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452014, Республика Башкортостан, Белебеевский район, с. Центральной усадьбы племзавода имени Максима Горького, ул. Садовая,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Малиновский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452021, Республика Башкортостан, Белебеевский район, д.Малиновка, ул.Школьная,5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Метевбашевский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452035, Республика Башкортостан, Белебеевский район, д. Метевбаш, ул. Школьная, 62а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Рассветовский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452025, Республика Башкортостан, Белебеевский район, д. Алексеевка, ул. Школьная,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Семенкинский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452034, Республика Башкортостан, Белебеевский район, с. Старосеменкино, ул. Центральная,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Слакбашевский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452016, Республика Башкортостан, Белебеевский район, с. Слакбаш, ул. К. Иванова,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Тузлукушевский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452036, Республика Башкортостан, Белебеевский район, с. Тузлукуш, ул. Чапаева, 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Усень-Ивановский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452033, Республика Башкортостан, Белебеевский район, с. Усень-Ивановское, ул. Гагарина,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Белебеевский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452030, Республика Башкортостан, Белебеевский район, д. Шаровка, ул. Школьная,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Атаршинский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452572, Россия, Республика Башкортостан, Белокатайский район, с.Атарша, ул. Школьная, дом №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Белянковский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452586, Республка Башкортостан, Белокатайский район, с.Белянка, ул.Гагарина, д.1А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Емашинский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452590,РБ, Белокатайский район, с.Емаши, ул.Кирова,2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Карлыхановский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452592 Республика Башкортостан, Белокатайский район, с.Карлыханово, ул.Советская, 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Майгазинский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452583, Россия, Республика Башкортостан, Белокатайский район, с.Майгаза, ул. Мира, дом №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Нижнеискушинский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452593,Республика Башкортостан, Белокатайский район, село Нижний Искуш, улица Бунакова, д.13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Новобелокатайский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452580, Республика Башкортостан, Белокатайский район, с.Новобелокатай, ул.Советская, д.124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Ногушинский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452591, Республика Башкортостан, Белокатайский район, с.Ногуши, ул. им.Крупской, д.19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Старобелокатайский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452584, Республика Башкортостан, Белокатайский район, с.Старобелокатай, ул.Советская, д.71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Тардавский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452595, Республика Башкортостан, Белокатайский район, деревня Левали, ул. Мира,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Ургалинский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452572, Россия, Республика Башкортостан, Белокатайский район, с.Ургала, ул. им.В.И.Ленина , дом № 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Утяшевский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452587, Россия, Республика Башкортостан, Белокатайский район,д.Нижнеутяшево, ул. Победы, дом №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Белокатайский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Яныбаевский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452594, Россия, Республика Башкортостан, Белокатайский район, с.Яныбаево, ул. Центральная, дом №10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Инзерский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453560, Башкортостан Респ, Белорецкий р-н, Инзер с, УЛ КОТОВСКОГО, 2/А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453565, Башкортостан Респ, Белорецкий р-н, Абзаково с, УЛ ЛЕНИНА, 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Азикеевский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453520, Башкортостан Респ, Белорецкий р-н, Азикеево с, УЛ СОВЕТСКАЯ,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Ассинский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453562, Башкортостан Респ, Белорецкий р-н, Ассы с, УЛ МУБАРЯКОВА, 25/1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Верхнеавзянский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453524, Башкортостан Респ, Белорецкий р-н, Верхний Авзян с, УЛ БЛЮХЕРА, 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Железнодорожный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453506, Башкортостан Респ, Белорецкий р-н, Железнодорожный с, УЛ ПРОФСОЮЗНАЯ,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Зигазинский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453552, Башкортостан Респ, Белорецкий р-н, Зигаза с, УЛ ШКОЛЬНАЯ,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Зуяковский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453564, Башкортостан Респ, Белорецкий р-н, Зуяково с, УЛ С.ЮЛАЕВА,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453523, Башкортостан Респ, Белорецкий р-н, Кага с, УЛ ЛЕНИНА,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453523, Башкортостан Респ, Белорецкий р-н, Кага с, УЛ ЛЕНИНА,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Ломовский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453512, Башкортостан Респ, Белорецкий р-н, Ломовка с, УЛ ЛЕНИНА, 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453556, Башкортостан Респ, Белорецкий р-н, Николаевка с, УЛ ЦЕНТРАЛЬНАЯ, 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453510, Башкортостан Респ, Белорецкий р-н, Отнурок с, УЛ СОВЕТСКАЯ, ДОМ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Серменевский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453521, Башкортостан Респ, Белорецкий р-н, Серменево с, УЛ КАЛИНИНА, 25/А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Сосновский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453539, Башкортостан Респ, Белорецкий р-н, Сосновка с, УЛ ЦЕНТРАЛЬНАЯ,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Тирлянский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453530, Башкортостан Респ, Белорецкий р-н, Тирлянский с, УЛ ПЕРВОМАЙСКАЯ, 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Туканский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453550, Башкортостан Респ, Белорецкий р-н, Тукан с, УЛ МАТРОСОВА,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Узянский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453522, Башкортостан Респ, Белорецкий р-н, Узян с, УЛ ПОБЕДЫ,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Белорецкий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Шигаевский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453538, Башкортостан Респ, Белорецкий р-н, Шигаево с, УЛ ШКОЛЬНАЯ,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Аитовский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452057, Башкортостан Респ, Бижбулякский р-н, Аитово с, Центральная ул, д.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Базлыкский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452052, Башкортостан Респ, Бижбулякский р-н, Базлык с, Центральная ул, д. 168а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452040, Башкортостан Респ, Бижбулякский р-н, Бижбуляк с, Трудовая ул, д.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Биккуловский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452058, Башкортостан Респ, Бижбулякский р-н, Биккулово с, Центральная ул, д.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Демский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452059, Башкортостан Респ, Бижбулякский р-н, Демский с, Советская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Елбулактамакский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452056, Башкортостан Респ, Бижбулякский р-н, Елбулактамак с, Центральная ул, д. 1,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Зириклинский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452050, Башкортостан Респ, Бижбулякский р-н, Зириклы с, Центральная ул, д. 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Калининский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452044, Башкортостан Респ, Бижбулякский р-н, Усак-Кичу с, Советская ул, д.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Каменский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452051, Башкортостан Респ, Бижбулякский р-н, Каменка с, Школьная ул, д.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Кенгер-Менеузовский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452055, Башкортостан Респ, Бижбулякский р-н, Кенгер-Менеуз с, Школьная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Кош-Елгинский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452045, Башкортостан Респ, Бижбулякский р-н, Кош-Елга с, МТМ ул, д.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Михайловский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452026, Башкортостан Респ, Бижбулякский р-н, Михайловка с, Школьная ул, д.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Бижбулякский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Сухореченский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452042, Башкортостан Респ, Бижбулякский р-н, Сухоречка с, Центральная ул, д. 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Бахтыбаевский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452476,Бирский р-н, с. Бахтыбаево ул.Панфилова,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Березовский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452472,Бирский р-н, с. Печенкино, ул. Садовая,6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452467,Бирский р-н, с. Старобурново, ул. Школьная,6а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Верхнелачентауский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452477,Бирский р-н, с. Верхнелачентау, ул. Мира, 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Калинниковский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452464,Бирский р-н, с. Калинники, ул. Центральная,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Кусекеевский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452470,Бирский р-н, с. Кусекееево, ул. Новостройки,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Маядыковский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452466,Бирский р-н, с. Маядыково, ул. Свердлово,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Осиновский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452463,Бирский р-н, с. Осиновка,  ул. Овчинникова,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Силантьевский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452474,Бирский р-н, с. Силантьево, ул. Восточная,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Старобазановский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452471,Бирский р-н, с. Старобазаново, ул. Попова,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Старопетровский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452475,Бирский р-н, с. Питяково, ул. Мира,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Сусловский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452462,Бирский р-н, с. Суслово, ул. Центральная,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Угузевский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452468,Бирский р-н, с. Угузево, ул. Коммунистическая, 18б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452473,Бирский р-н, с. Чишма, ул. Советская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Алексеевский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452746 с.Пришиб, ул.Ленина,38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Балышлинский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452732 д.Сарайлы,ул.А.Галиева,2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452730 с.Благовар, ул.Совхозная,2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Дмитриевский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452749 д.Дмитриевка, ул.Школьная,5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Каргалинский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452731 с.Верхние Каргалы, ул.Центральная,27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Кашкалашинский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452747 с.Кашкалаши, ул.Советская, 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Кучербаевский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452744 с.Старокучербаево, ул.Центральная, 6/1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Мирновский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452738 с.Мирный, ул.Победы,2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Первомайский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452742 с.Первомайский, ул.Ленина,4 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452745 с.Тан, ул.Коммуны,1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Троицкий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452743 с.Троицкий, ул.Центральная,54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Удрякбашевский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452733 с.Удрякбаш, ул.Ленина,24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Языковский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452740 с.Языково, ул.Социалистическая,д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Ямакаевский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452748 с.Ямакай, ул.Цветочная,3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Благоварский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Янышевский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452734 д.Шарлык, ул.Школьная,7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Бедеево-Полянский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Бедеева Поляна с, Чернышевского ул, д.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Богородский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Богородское с, Осиновка ул, д.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Волковский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Волково с, Молодежная ул, д. 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Верхний Изяк с, Школьная ул, д.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453456, Башкортостан Респ, Благовещенский р-н, Староиликово с, Советская ул, д. 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Ильино-Полянский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453437, Башкортостан Респ, Благовещенский р-н, Ильино-Поляна с, Советская ул, д.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453441, Башкортостан Респ, Благовещенский р-н, Николаевка с, Нижняя ул, д. 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Новонадеждинский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Новонадеждино с, Советская ул, д.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Октябрьский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Осиповка д, Лесная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Орловский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Орловка с, Дружбы ул, д.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Покровский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Покровка с, 30 лет Победы ул, д.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Саннинский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Саннинское с, Школьная ул, д. 37, к.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Старонадеждинский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453431, Башкортостан Респ, Благовещенский р-н, Старонадеждино с, Молодежная ул, д. 6,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Тугайский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453446, Башкортостан Респ, Благовещенский р-н, Тугай с, Луговая ул, д. 16, к.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Благовещенский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Удельно-Дуванейский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453442, Башкортостан Респ, Благовещенский р-н, Удельно-Дуваней с, Димитрова ул, д.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Арслановский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452722, РБ, Буздякский район, с.Старые Богады, Центральная, 53/3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452710, РБ, Буздякский район, с.Буздяк, Ленина,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452701, РБ, Буздякский район, с.Михайловка, Красногвардейская, 8а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Канлы-Туркеевский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452715, РБ, Буздякский район, с.Канлы-Туркеево, Школьная,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452703, РБ, Буздякский район, с. Копей-Кубово, Горная,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Килимовский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452725, РБ, Буздякский район, с. Килимово, Буденного, 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Копей-Кубовский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452726, РБ, Буздякский район, с.Кузеево, Ленина, 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Кузеевский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452721, РБ, Буздякский район, с.Ураново, 60 лет СССР,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452716, РБ, Буздякский район, с.Сабаево, Мира, 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Тавларовский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452724, РБ, Буздякский район, с.Старотавларово, Центральная, 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Тюрюшевский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452727, РБ, Буздякский район, с.Тюрюшево, Школьная,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Буздякский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Уртакульский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452717, РБ, Буздякский район, с. Уртакуль, Школьная,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Азяковский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452968, Республика Башкортостан, Бураевский район, д. Азяково, ул. Школьная, д. 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Бадраковский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452975, Республика Башкортостан, Бураевский район, д. Большебадраково, ул. Ленина, д. 1а, кабинет №5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452960, Республика Башкортостан, Бураевский район, с. Бураево, Ул. Пушкина,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Ванышевский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452956, Республика Башкортостан, Бураевский район, д. Ваныш-Алпаутово, ул. Молодёжная, д.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Вострецовский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452974, Республика Башкортостан, Бураевский район, с. Вострецово, ул. Школьная, д.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Каинлыковский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452971, Республика Башкортостан, Бураевский район, д. Каинлыково, ул. Молодёжная, д.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Кашкалевский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452967, Республика Башкортостан, Бураевский район, ул. Ахмет Закирова, д.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Кузбаевский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452955, Республика Башкортостан, Бураевский район, д. Кузбаево, ул. Школьная, д.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Кушманаковский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452970, Республика Башкортостан, Бураевский район, д. Кушманаково, ул. Роберта Ахметгалиева, д. 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Тазларовский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452965, Республика Башкортостан, Бураевский район, д. Новотазларово, ул. Мира, д.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Тангатаровский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452972, Республика Башкортостан, Бураевский район, д. Тангатарово, ул. Молодежная,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Тепляковский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452965, Республика Башкортостан, Бураевский район, с.Тепляки, ул. Мелиораторов,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Бураевский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Чёлкаковский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452973, Республика Башкортостан, Бураевский район, с. Челкаково, ул. Пинегина, д.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Аскаровский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453587, Республика Башкортостан, д. Аскарово ул. Самата Габидуллина,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Атиковский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453589, Республика Башкортостан, д. Атиково ул. Урал, 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Байгазинский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453580, Республика Башкортостан, д. Байгазино ул. Салиха Псянчина,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Байназаровский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453591, Республика Башкортостан, д. Байназарово ул. Салавата Юлаева, 107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Галиакберовский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453586, Республика Башкортостан, д. Галиакберово ул. Центральная, 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Иргизлинский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453585, Республика Башкортостан, д. Иргизлы ул. Василия Рылова,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Киекбевский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453583, Республика Башкортостан, Бурзянский район, д. Абдулмамбетово ул. Бабсак,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Кипчакский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453588, Республика Башкортостан, Бурзянский район, д. Киекбаево ул. Салавата Юлаева,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Кулганинский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453592, Республика Башкортостан, д. Кулганино ул. Салавата Юлаева, 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Старомунасиповский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453584, Республика Башкортостан, д. Новомунасипово ул. М.Сагитова, 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Старосубхангуловский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453580, Республика Башкортостан, с. Старосубхангулово ул. Салавата, 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Бурзянский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Тимировский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453584, Республика Башкортостан, д. Тимирово ул. Салават Юлаев, 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Белоозёрский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453070, с.Белое Озеро, ул.Ленина, д.6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453057, с.Инзелга, ул. Школьная, д.24а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453060, с.Бурлы, ул.Казанская, д.21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Буруновский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453076, с.Буруновка, ул.Центральная, д.43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Зилимкарановский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453061, с.Зилим-Караново, ул. Мажита Гафури, д.22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Имендяшевский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453063, с. Карагаево, ул. Центральная, д.21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Красноусольский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453050, с. Красноусольский, ул. Фрунзе, д.35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Ковардинский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453062, с.Коварды, ул.Заки Валиди, д.34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Мраковский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453074, с.Мраково, ул.Школьная, д.4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Саитбабинский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453064, с.Саитбаба, ул.Партизанская, д.50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Табынский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453071, с. Табынское, ул. Центральная, д.38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Ташбукановский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453054, с.Нижний Ташбукан, ул. М.Гафури, д.39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453078, д.Ташла, ул.Центральная, д.2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Толпаровский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453065, д.Толпарово, ул.Центральная, д.11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Утяковский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453053, с.Утяково, ул.Чапаева, д.30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Гафурийский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Янгискаинский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453073, с.Янгискаин, ул.Асфандиярова, д.4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453417 Давлекановский район д.Алга ул.Центральная, 31а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Бик-Кармалинский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453422 Давлекановский  район с.Бик-Кармалы ул.Центральная,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Ивановский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453411 Давлекановский район с.Ивановка ул.Гаршина, 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Имай-Кармалинский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453425 Давлекановский район с.Имай-Кармалы ул.Советская,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Кадыргуловский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453424 Давлекановский район д.Кадыргулово ул.Верхняя,3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Казангуловский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453421 Давлекановский район с.Казангулово ул.Демская,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Кидрячевский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453412 Давлекановский район с.Кидрячево ул.Школьная, 1/1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Курманкеевский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453402 Давлекановский район с.Дюртюли, ул.Ярыштау, 1/1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Микяшевский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453418 Давлекановский район с.Микяшево ул.Центральная, 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453415 Давлекановский район с.Поляковка ул.Поляковская,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453426 Давлекановский район д.Раево, ул.Каримова,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Рассветовский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453414 Давлекановский район с.Рассвет ул.Ветеранов,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Сергиопольский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453406 Давлекановский район д.Сергиополь ул.Центральная,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Соколовский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453401 Давлекановский район д.Соколовка, ул.Школьная,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Чуюнчинский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453423 Давлекановский район с.Чуюнчи ул.Центральная, 19/2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Давлекановский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Шестаевский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453413 Давлекановский район д.Ивангород ул.Крестьянская, 31/1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Ариевский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Ариево, ул. Школьная, д.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Вознесенский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Вознесенка, Центральная, 101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Дуван, ул. Ленина,39.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Заимкинский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Заимка, ул. Советская, 3.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Лемазинский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Лемазы, ул. Советская, 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Месягутовский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Месягутово, ул. И.Усова, д.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Метелинский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Метели, ул. Партизанская,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Михайловский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Михайловка, ул. Коммунистическая,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Рухтинский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Рухтино, ул. Мира, 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Сальевский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Сальевка, ул. Уральская, 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Сикиязский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Сикияз, ул. Араловец, 2в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Улькундинский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Улькунды, пер. Тукаева,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Ярославский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Ярославка, ул. Советская, д.117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Ангасяковский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452303, Республика Башкортостан, Дюртюлинский район, с. Ангасяк, ул. Чеверева,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Асяновский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452315, Республика Башкортостан, Дюртюлинский район, с. Асяново, ул. Н.Юнусова,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Исмаиловский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452301, Республика Башкортостан, Дюртюлинский район, с.Исмаилово, ул.Х.Валиева, 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Куккуяновский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452312, Республика Башкортостан, Дюртюлинский район, с. Куккуяново, ул. Ш.Максютова,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Маядыковский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452304, Республика Башкортостан, Дюртюлинский район, с. Маядык. ул. Горшкова,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Московский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452311, Республика Башкортостан, Дюртюлинский район, с. Москово, ул. Калинина, 47/1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Семилетовский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452314, Республика Башкортостан, Дюртюлинский район, с. Семилетка, ул. Ленина,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Старобаишевский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452307, Республика Башкортостан, Дюртюлинский район, с. Старобаишево, ул. Молодежная,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Староянтузовский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452306, Республика Башкортостан, Дюртюлинский район, с. Староянтузово, ул. Советская,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Суккуловский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452310, Республика Башкортостан, Дюртюлинский район, с. Суккулово, ул. Центральная,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Таймурзинский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452319, Республика Башкортостан, Дюртюлинский район, с. Таймурзино, ул. Советская,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Такарликовский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452308, Республика Башкортостан, Дюртюлинский район, с. Иванаево, ул. Комсомольская,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Учпилинский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452309, Республика Башкортостан, Дюртюлинский район, с. Учпили, ул. Советская, 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Черлаковский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452317, Республика Башкортостан, Дюртюлинский район, с. Юсупово, ул. Ленина,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Бекетовский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452189, Ермекеевский район, с. Бекетово, ул. Школьная,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Восьмомартовский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452188, Ермекеевский район, с. им.8 Марта, ул. Школьная, д.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452190, Ермекеевский район, с. Ермекеево, ул. Ленина, д. 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Кызыл-Ярский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452181, Ермекеевский район, с. Суерметово, ул. Комсомольская, д. 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Нижнеулу-Елгинский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452196, Ермекеевский район, с. Нижнеулу-Елга, ул. Молодежная, д.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Рятамакский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452181, Ермекеевский район, с. Рятамак, ул. Коммунистическая, д. 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Спартакский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452182, Ермекеевский район, с. Спартак, ул. Клубная,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Среднекарамалинский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452183, Ермекеевский район, с. Средние Карамалы, ул. Чапаева,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Старосуллинский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452195, Ермекеевский район, с. Старые Сулли, ул. Центральная, д. 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Старотураевский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452193, Ермекеевский район, с. Старотурево, ул. Ленина, д.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Суккуловский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452194, Ермекеевский р-н, с. Суккулово, ул. Школьная,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Тарказинский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452185, Ермекеевский р-н, с. Тарказы, ул. Молодежная, д.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Ермекеевский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Усман-Ташлинский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452195, Ермекеевский р-н, с. Усман-Ташлы, ул. Центральная,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453391, Башкортостан Респ, Зианчуринский р-н, Абзаново с, Магадеева ул, д. 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Абуляисовский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453391, Башкортостан Респ, Зианчуринский р-н, Малиновка д, Победы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Баишевский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453392, Башкортостан Респ, Зианчуринский р-н, Баишево д, Центральная  ул, д.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Байдавлетовский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453387, Башкортостан Респ, Зианчуринский р-н, Серегулово д, Центральная  ул, д. 36,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Бикбауский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453384, Башкортостан Респ, Зианчуринский р-н, Трушино д, Дружбы  ул, д. 11,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Исянгуловский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453380, Башкортостан Респ, Зианчуринский р-н, Исянгулово  с, Октябрьской революции  ул, д. 1,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Казанбулакский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453393, Башкортостан Респ, Зианчуринский р-н, Идельбаково д, Советская ул, д. 10,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Муйнакский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453390, Башкортостан Респ, Зианчуринский р-н, Верхний Муйнак д, Центральная ул, д.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Новопетровский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453388, Башкортостан Респ, Зианчуринский р-н, Новопетровское д, Центральная ул, д. 6,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Новочебенкинский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453385, Башкортостан Респ, Зианчуринский р-н, Ишемгул с, Чекмарева ул, д. 42, к. 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Сакмарский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453395, Башкортостан Респ, Зианчуринский р-н, Арсеново с, Школьная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Суренский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453383, Башкортостан Респ, Зианчуринский р-н, Кугарчи с, Центральная ул, д. 45.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Тазларовский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453382, Башкортостан Респ, Зианчуринский р-н, Тазларово с, Советская ул, д.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Утягуловский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453394, Башкортостан Респ, Зианчуринский р-н, Утягулово д, С.Абдуллина ул, д. 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Зианчуринский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Яныбаевский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453396, Башкортостан Респ, Зианчуринский р-н, Яныбаево д, Центральная ул, д. 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Бердяшский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453685, Башкортостан Респ, Зилаирский р-н, Бердяш с, Школьная ул,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Верхнегалеевский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453692, Башкортостан Респ, Зилаирский р-н, Сидоровка д, С.Юлаева ул, д.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Дмитриевский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453689, Башкортостан Респ, Зилаирский р-н, Дмитриевка д, Чучкалова ул, д.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453680, Башкортостан Респ, Зилаирский р-н, Зилаир с, Голубцова ул, д. 108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Ивано-Кувалатский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453682, Башкортостан Респ, Зилаирский р-н, Ивано-Кувалат с, Новая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Кананикольский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453683, Башкортостан Респ, Зилаирский р-н, Кананикольское с, Ленина ул, д.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Канзафаровский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453693, Башкортостан Респ, Зилаирский р-н, Юмагужино д, С.Юлаева ул, д. 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Кашкаровский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453696, Башкортостан Респ, Зилаирский р-н, Кашкарово с, Молодежная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Матраевский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453694, Башкортостан Респ, Зилаирский р-н, Матраево с, С.Юлаева ул, д. 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Сабыровский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453691, Башкортостан Респ, Зилаирский р-н, Сабырово с, Молодежная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Уркасский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453683, Башкортостан Респ, Зилаирский р-н, Кызлар-Бирган д, Заречная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Юлдыбаевский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453684, Башкортостан Респ, Зилаирский р-н, Юлдыбаево с, Советская ул, д. 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Зилаирский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Ямансазский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453695, Башкортостан Респ, Зилаирский р-н, Ямансаз с, Центральная ул, д.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Акбердинский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452414 РБ, Иглинский район с. Акбердино, ул. Газпромовская, 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Ауструмский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452421 РБ, Иглинский район с. Ауструм, ул. Озерная,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Балтийский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452415 РБ, Иглинский район с. Балтика, ул. Центральная, 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Ивано-Казанский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452402 РБ, Иглинский район с. Ивано-Казанка, ул. Центральная,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452410 Республика Башкортостан, Иглинский район, с. Иглино, пер. Чапаева,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Калтымановский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452401 РБ, Иглинский район, с. Калтыманово, ул. Школьная,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Кальтовский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452416 РБ, Иглинский район с. Кальтовка, ул. Парковая, 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Красновосходский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452409 РБ, Иглинский район с. Красный Восход, ул. Молодежная,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Кудеевский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452420 Иглинский район, с. Кудеевский, ул. Чапаева,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Лемезинский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452427 Иглинский район, с. Нижние Лемезы, ул. Центральная, 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452426 Иглинский район с. Майский, ул. Центральная, 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Надеждинский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452420 Иглинский район, с. Пятилетка, ул. Центральная,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Охлебининский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452412 Иглинский район, с. Охлебинино, ул. Советская,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Тавтимановский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Россия, Республика Башкортостан, Иглинский район, село Тавтиманово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Турбаслинский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452414 Иглинский район, с. Турбаслы, ул.Центральная, 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Уктеевский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452417 Иглинский район, с. Минзитарово, ул. Дружбы,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Улу-Телякский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452425 Иглинский район с. Улу-Теляк, ул. Ленина, 14а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Урманский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452402 Иглинский район, с. Урман, ул. Калинина,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Чуваш-Кубовский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452429 Иглинский район с. Чуваш-Кубово, Площадь Октября,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Аккузевский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452279, Республика Башкортостан, Илишевский район, c. Аккузево, ул. Садовая,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Андреевский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452271, РБ, Илишевский район, c. Андреевка, ул. Советская, 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Базитамакский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452272, Республика Башкортостан, Илишевский район, c. Базитамак, ул. Пушкина, 7а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Бишкураевский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452268, Республика Башкортостан, Илишевский район, c. Бишкурай, ул. Ленина, 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Дюмеевский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452264, Республика Башкортостан, Илишевский район, c. Дюмеево, ул. Советская,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452282, Республика Башкортостан, Илишевский район, c. Игметово, ул. Ленина,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Исаметовский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452277, Республика Башкортостан, Илишевский район, c. Исаметово, ул. Шоссейная,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Исанбаевский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452276, Республика Башкортостан, Илишевский район, c. Исанбаево, ул. Школьная, 32а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Итеевский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452278, Республика Башкортостан, Илишевский район, c. Итеево, ул. Советская, 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Ишкаровский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452281, Республика Башкортостан, Илишевский район, c. Ишкарово, ул. Ленина, 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Кадыровский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452267, Республика Башкортостан, Илишевский район, c. Кадырово, ул. Центральная, 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452266, Республика Башкортостан, Илишевский район, c. Карабашево, ул. Мира,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Кужбахтинский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452273, Республика Башкортостан, Илишевский район, c. Кужбахты, ул. Московская,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Новомедведевский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452274, Республика Башкортостан, Илишевский район, c. Старокиргизово, ул. Башкортостан, 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Рсаевский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452263, Республика Башкортостан, Илишевский район, c. Рсаево, ул. Школьная,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Старокуктовский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452285, Республика Башкортостан, Илишевский район, c. Старокуктово, ул. Советская, 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Сюльтинский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452269, Республика Башкортостан, Илишевский район, c. Сюльтино, ул. Центральная,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452265, Республика Башкортостан, Илишевский район, c. Урметово, ул. Советская,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Черекулевский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452271, Республика Башкортостан, Илишевский район, c. Нижнечерекулево, ул. Советская,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Юнновский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452260, Республика Башкортостан, Илишевский район, c. Верхнеяркеево, ул. Свердлова, 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Ябалаковский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452275, Республика Башкортостан, Илишевский район, c. Ябалаково, ул. Т.Назмиева,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Яркеевский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452260, Республика Башкортостан, Илишевский район, c. Верхнеяркеево, ул. Советская,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с.Нижнеарметово, ул.Гизатуллина, 84б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Байгузинский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с.Кинзебулатово,  ул.Трубная,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Верхоторский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с.Верхотор, ул.Ленина, д.31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Иткуловский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Иткулово, ул.Молодежная, д.2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Ишеево, ул.Узянбаевых, д.66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Кузяновский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с.Кузяново, ул. советская д.46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Кулгунинский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с.Кулгунино, ул.Школьная, д.19А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с.Макарово, ул.Центральная, д.28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Петровский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с.Петровское, ул.Ленина, д.23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Сайрановский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с.Новоаптиково, ул.Северная, д.4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Скворчихинский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с.Скворчиха, ул.Центральная, д.61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Урман-Бишкадакский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с.Урман-Бишкадак, ул.Центральная, д.20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Ишимбайский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Янурусовский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с.Янурусово, ул.Пролетарская, д.14А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Амзибашевский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452857, Республика Башкортостан, Калтасинский район, д. Амзибаш, ул. Комсомольская,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Большекачаковский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452857, Республика Башкортостан, Калтасинский район, д.Большекачаково, ул.Советская, д.65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Калегинский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452872, Республика Башкортостан, Калтасинский район, д.Калегино, ул.Советская, д.15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Калмиябашевский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452866, Республика Башкортостан, Калтасинский район, д.Калмиябаш, ул.Ленина, д.16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452860, Республика Башкортостан, Калтасинский район, с. Калтасы, ул. Карла Маркса, д.27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Кельтеевский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452857, Республика Башкортостан, Калтасинский район, д.Большой Кельтей, ул.Колхозная, д.13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Краснохолмский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452852 Республика Башкортостан, Калтасинский район, с. Краснохолмский, ул. Фрунзе, д.28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Нижнекачмашевский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452876, Республика Башкортостан, Калтасинский район, д. Нижний Качмаш, ул. Школьная 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Новокильбахтинский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452857, Республика Башкортостан, Калтасинский район, д. Новокильбахтино, ул.Ленина, д.18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Тюльдинский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452868, Республика Башкортостан, Калтасинский район, д. Тюльди, ул. Т.Кубакаева,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Калтасинский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Старояшевский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452870, Республика Башкортостан, Калтасинский район, д.Старояшево ул. Садовая, д.2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Артакульский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452368, с.Артакуль, ул.Центральная,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Байкибашевский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452382, с.Байкибашево, ул.Корочкина, 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452381, с.Байки, ул.Ленина, 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Верхнесуянский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452379, д.Седяш, ул.Трактовая,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562360, с.Караидель, ул.Ленина,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Караярский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452374, с.Караяр, ул.Набережная,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Кирзинский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562377, с.Кирзя, ул.Заречная,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Куртлыкульский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562393, д.Куртлыкуль, ул.Советская, 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562373, с.Магинск, ул.Казанка,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Новобердяшский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562394, д.Новый Бердяш, ул.Нагорная,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Новомуллакаевский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452378, с.Новомуллакаево, ул.Нагорная, 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Озеркинский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452371, д.Озерки, ул.Центральная, 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Подлубовский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452364, д.Подлубово, ул.Дружбы,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Староакбуляковский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452369, д.Старый Акбуляк, ул.Советская, 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Ургушевский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452366, с.Ургуш, ул.Центральная,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Урюш-Битуллинский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452365, д.Мрясимово, ул.Центральная,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Караидельский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Явгильдинский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452363, д.Явгильдино, ул.Халимуллина Санира,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Адзитаровский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453004, с. Адзитарово, ул. Коммунистическая, 31В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Бузовьязовский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453003, с. Бузовьязы, ул. Советская,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Ефремкинский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453023, с. Ефремкино, ул. Ленина,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Кабаковский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453028, д. Кабаково, ул. Строителей,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Камышлинский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453024, с. Камышлинка, ул. Шоссейная, 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Карламанский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453010, д. Улукулево, ул. Ленина,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453020, с. Кармаскалы, ул. Кирова, 54 В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453026, с. Николаевка, ул. Ленина, 67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Новокиешкинский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453013, с. Новые Киешки, ул. Ленина,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Подлубовский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453002, с. Подлубово, ул. Советская, 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Прибельский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453012, с. Прибельский, ул. Пугачева,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Савалеевский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453015, д. Савалеево, ул. Мира,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Старобабичевский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453001, д. Старобабичево, ул. Парковая,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Старомусинский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453005, д. Старомусино, ул. Школьная,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Сахаевский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453019, д. Сахаево, ул. Шоссейная,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Кармаскалинский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Шаймуратовский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453018, с. Шаймуратово, ул.Шаймуратова, 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Абзаевский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452505, Башкортостан Респ, Кигинский р-н, Абзаево с, Мира ул, д.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Арслановский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452507, Башкортостан Респ, Кигинский р-н, Арсланово с, Кирова ул,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Верхнекигинский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452500, Башкортостан Респ, Кигинский р-н, Верхние Киги с, Советская ул,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Еланлинский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452502, Башкортостан Респ, Кигинский р-н, Еланлино с, Бурхана Шарафутдинова ул, д. 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Душанбековский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452509, Башкортостан Респ, Кигинский р-н, Душанбеково с, Коммунистическая ул, д. 2,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Ибраевский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452503, Башкортостан Респ, Кигинский р-н, Ибраево с, Советская ул, д.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Кандаковский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452508, Башкортостан Респ, Кигинский р-н, Кандаковка с, Мира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Леузинский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452506, Башкортостан Респ, Кигинский р-н, Леуза с, Гагарина ул, д. 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Кигинский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Нижнекигинский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452510, Башкортостан Респ, Кигинский р-н, Нижние Киги с, 8 Марта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Арланский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Краснокамский район, село Арлан, улица Ленина,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Кариевский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452926, д. Кариево, ул. Школьная, 6.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Куяновский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452946,  Республика Башкортостан , Краснокамский район, с. Куяново,  ул. Цветочная, д. 1.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Музяковский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452935, Республика Башкортостан, Краснокамский район, село Музяк ул. Центральная 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452930, Республика Башкортостан, Краснокамский район, село Николо-Березовка, ул. Дорожная, 28.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8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Николо-Берёзовский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452933, Республика Башкортостан,  Краснокамский район, с.Никольское,ул.Дорожная,10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Новобуринский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452947, РБ, Краснокамский район, дер.Новая Бура, ул.Колхозная, 8 "а"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Новокабановский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452941,Республика Башкортостан, Краснокамский район, с.Новокабаново, ул.Центральная,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Новокаинлыковский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452930,Республика Башкортостан,Краснокамский район, с.Николо-Березовка, ул.Карла Маркса,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Новонагаевский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Россия, Республика Башкортостан, Краснокамский район, село Новонагаево, Колхозная улица,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Раздольевский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Адрес: 452935, Республика Башкортостан, Краснокамский район, д. Раздолье, ул. Молодежная, д. 3Б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Саузбашевский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452940, Республика Башкортостан, Краснокамский район, д.Саузбаш, ул.Дорожная , д.7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Новоянзигитовский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Краснокамский район, деревня Новый Янзигит, Дорожная ул.,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Краснокамский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Шушнурский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452943, Республика Башкортостан, Краснокамский район, с.Шушнур, ул.Советская, д.3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Волостновский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453335, Башкортостан Респ, Кугарчинский р-н, Калдарово д, Молодежная ул, д.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Зареченский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453322, Башкортостан Респ, Кугарчинский р-н, Воскресенское д, 70 лет Октября ул, д. 34 тел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Ибраевский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453331, Башкортостан Респ, Кугарчинский р-н, Игубаево д, Школьная ул, д.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Ижбердинский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453344, Башкортостан Респ, Кугарчинский р-н, Сапыково д, Центральная ул, д. 1, к. 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Иртюбякский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453337, Башкортостан Респ, Кугарчинский р-н, Семено-Петровское с, Колхозная ул, д.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453343, Башкортостан Респ, Кугарчинский р-н, Исимово с, 40 лет Победы ул, д.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453345, Башкортостан Респ, Кугарчинский р-н, Кугарчи с, Советская ул, д. 38,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Максютовский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453346, Башкортостан Респ, Кугарчинский р-н, Максютово с, Советская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Мраковский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453330, Башкортостан Респ, Кугарчинский р-н, Мраково с, Совхозная ул, д. 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Нижнебиккузинский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453338, Башкортостан Респ, Кугарчинский р-н, Нижнебиккузино д, Победы ул, д. 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Новопетровский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453342, Башкортостан Респ, Кугарчинский р-н, Саиткулово с, Верхняя ул, д.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Нукаевский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453344, Башкортостан Респ, Кугарчинский р-н, Нукаево с, Салавата Юлаева ул, д. 2,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Побоищенский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453341, Башкортостан Респ, Кугарчинский р-н, Побоище с, Советская ул, д. 36,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Санзяповский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453343, Башкортостан Респ, Кугарчинский р-н, Верхнесанзяпово с, Центральная ул, д.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Тляумбетовский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453334, Башкортостан Респ, Кугарчинский р-н, Таваканово д, Сэнкем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Уральский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453330, Башкортостан Респ, Кугарчинский р-н, Бикбулатово д, Школьный пер, д.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Чапаевский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453333, Башкортостан Респ, Кугарчинский р-н, Подгорное с, Советская ул, д.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Юлдыбаевский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453340, Башкортостан Респ, Кугарчинский р-н, Новохвалынский х, Оло Ик ул,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Юмагузинский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453336, Башкортостан Респ, Кугарчинский р-н, Юмагузино с, Школьная ул, д. 64,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Кугарчинский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Ялчинский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453321, Башкортостан Респ, Кугарчинский р-н, Ялчино д, Центральная ул,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Ахметовский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452247, Республика Башкортостан, Кушнаренковский район, с.Ахметово, ул.Центральная,34.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452244, Республика Башкортостан, Кушнаренковский район, с.Бакаево,ул.Центральная,19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Горьковский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452246, РБ, Кушнаренковский район с.Иликово, ул.Коминтерна,20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Карача-Елгинский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452245, Республика Башкортостан, Кушнаренковский район, с. Карача-Елга, ул. Ленина, д.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452230, Республика Башкортостан, Кушнаренковский район, с.Кушнаренково, ул.Островского, д.23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Матвеевский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452236, Республика Башкортостан, Кушнаренковский район, д. Старобаскаково, ул. Центральная,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Расмекеевский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452243,Республика Башкортостан, Кушнаренковский район,с.Байталлы, ул.Шоссейная,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Старогумеровский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452242, Республика Башкортостан, Кушнаренковский район, с.Старогумерово, ул.Валеева,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Старокамышлинский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452253 Республика Башкортостан, Кушнаренковский район, с. Старые Камышлы, ул. Центральная 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Старокурмашевский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452238, Республика Башкортостан, Кушнаренковский район, с.Старокурмашево, ул.Парковая,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Старотукмаклинский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452240, Республика Башкортостан, Кушнаренковский район,с.Старые Тукмаклы,улица Центральная ,14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Кушнаренковский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Шариповский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452251, Республика Башкортостан, Кушнаренковский район, с. Шарипово, ул. Султанова, д.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Бахмутский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Бахмут, ул. Советская, д. 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Ермолаевский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с.Ермолаево, ул.Советская д. 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Илькинеевский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Илькинеево, ул. Школьная, д.2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Зяк-Ишметовский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с.Зяк-Ишметово, ул. Молодежная, д.2,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Кривле-Илюшкинский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Кривле-Илюшкино, ул. Центральная, д. 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Ленинский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Бугульчан, ул. Советская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Мурапталовский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с.Новомурапталово, ул.Парковая,1б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Отрадинский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с.Старая Отрада ул.Дружбы, д.69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Свободинский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Свобода, ул. Центральная,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Таймасовский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Новотаймасово, ул. Ленина, д.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Шабагишский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Шабагиш, ул. Мира, д. 3а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Куюргазинский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Якшимбетовский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с.Якшимбетово, ул.Т.Азнабаева,1а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Абитовский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 д. Басурмановка, Береговая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Александровский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Мелеузовский район, с. Александровка, ул. Центральная,д.53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Аптраковский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Мелеузовский район, д.Аптраково, ул.Марса Бакирова,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Араслановский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Мелеузовский район, д. Смаково, ул. Правонабережная, д.8.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Воскресенский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Мелеузовский район с. Воскресенское, ул. Ленина, д.41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Денисовский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район, с. Богородское, ул. Центральная,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Зирганский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Мелеузовский район с.Зирган, ул.Советская д.119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Иштугановский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д.Иштуганово, ул.Центральная,39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район,д.Каран, ул.Березовая, д.6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Нордовский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453882,Республика Башкортостан,Мелеузовский район, с. Нордовка, ул. Мира,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Нугушевский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453870 Республика Башкортостан  Мелеузовский район с.Нугуш ул.Космонавтов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Партизанский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Мелеузовский район, с. Дарьино, ул. Советская,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Первомайский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453874, РБ, Мелеузовский район, д.Первомайская,ул.,Ленина, д.27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Сарышевский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Мелеузовкий район, д. Сарышево, ул. Мира,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Корнеевский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 Башкортостан,  Мелеузовский  район, д.Корнеевка, ул.Ямилева, д.12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Мелеузовский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Шевченковский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453863, РБ, Мелеузовский район, д.Антоновка, ул.Калинина, д.51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Абдуллинский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Абдуллино, ул. Ленина,96/1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Алегазовский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Алегазово, ул. Советская,6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Большеокинский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Большая Ока, ул. Советская,153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Большеустьикинский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Большеустьикинское, ул. Трактовая, 11/а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Дуван-Мечетлинский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Дуван-Мечетлино, ул. С. Вагапова,4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Кургатовский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Кургатово, ул. Ленина,98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Лемез-Тамакский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Лемез-Тамак, ул. Карла Маркса,4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Малоустьикинский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Малоустьикинское, ул. Трактовая,1а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Новомещеровский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Новомещерово, ул. Айская,1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Новояушевский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Новояушево, ул. Ленина,37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Теляшево, ул. Советская,83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Юнусовский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Юнусово, ул. Хаерзаманова,1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Акбулатовский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452343, РБ, Мишкинский район, д. Новоакбулатово, ул. Дружбы,13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Баймурзинский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452353, Республика Башкортостан, Мишкинский район, д.Баймурзино, ул.Мичурина, д.10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Большесухоязовский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452351, Республика Башкортостан, Мишкинский район, д. Большесухоязово, ул. Центральная, д. 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Большешадинский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452345, Республика Башкортостан, Мишкинский район, д.Большие Шады, ул.Али Карная, д.7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Ирсаевский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452344, РБ, Мишкинский район, д.Ирсаево ул. Школьная, дом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Кайраковский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452358, Республика Башкортостан, Мишкинский район, д. Кайраково, ул.Центральная, д. 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Камеевский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452331, Башкортостан, Мишкинский район, с. Камеево, ул. Центральная,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Мавлютовский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452347, Республика Башкортостан, Мишкинский район, с. Татарбаево, ул. Ленина, д.77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452347, Республика Башкортостан, Мишкинский район,с.Мишкино, ул.Ленина д.114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Новотроицкий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452349 Республика Башкортостан, Мишкинский район, с. Новотроицкое, ул. Советская, д.52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Староарзаматовский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Россия, 452346, Республика Башкортостан,  Мишкинский район,  д.Малонакаряково, ул. Ленина,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Тынбаевский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452352, Республика Башкортостан, Мишкинский район, д.Тынбаево, ул. Школьная, д.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Урьядинский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452332, РБ, Мишкинский район, д.Урьяды, ул.Фатхинурова,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Мишкинский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Чураевский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452350, Республика Башкортостан, Мишкинский район, село Чураево, улица Ленина, 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Биккуловский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452085, РБ Миякинский район, с. Садовый, ул.Фестивальная, д.2/1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Богдановский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452071 РБ Миякинский район С.Богданово, ул.Новая,26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Большекаркалинский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452094,  РБ Миякинский район с.Большие Каркалы ул.Школьная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Енебей-Урсаевский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452098, РБ Миякинский район, с. Енебей-Урсаево, ул.Центральная, д.2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Зильдяровский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452092, РБ Миякинский район, с.Зильдярово ул.Дружбы,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Ильчигуловский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452089,РБ,Миякинский район,с.Ильчигулово, ул.Советская,9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452086 РБ Миякинский район с.Каран-Кункас ул. Победы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Качегановский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452091 РБ, Миякинский район, с.Качеганово, ул.Шоссейная,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Кожай-Семёновский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452087, РБ, Миякинский район, с. Кожай-Семеновка, ул. Советская, д. 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Менеузтамакский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452082,РБ, Миякинский р-н с. Менеузтамак, ул.Шоссейная,7/2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452095, РБ, Миякинский район, с.Анясево Центральная,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452080, РБ, Миякинский район, с.Киргиз-Мияки ул. Губайдуллина, 137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Новокарамалинский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452083, РБ, Миякинский район, с. Новые Карамалы, ул. Центральная 56 «А»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Сатыевский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452093,РБ, Миякинский район.с.Сатыево, ул.Центральная, 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Миякинский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Уршакбашкарамалинский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452097 с.Уршакбашкарамалы, ул.Ленина,58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Байгильдинский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452443,РБ, Нуримановский район, с. Байгильдино. ул. Садовая, д.20/1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Башшидинский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452440 РБ, Нуримановский район, д. Баш-Шиды, ул.Советская 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Красногорский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452440,РБ, Нуримановский район, с.Красная Горка, ул. Тукаева,1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Красноключевский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452431, РБ, Нуримановский район, с. Красный Ключ. ул. Матросова, д. 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452444, РБ, Нуримановский район, с.Никольское, ул.Центральная,д.2а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Новокулевский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452436 РБ, Нуримановский район, с. Новокулево, ул. Советская, д.2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Новосубаевский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452445, РБ, Нуримановский район, с.Новый Субай, ул.Лесная,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Павловский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452432 РБ, Нуримановский район, с. Павловка, ул. Графтио д. 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Первомайский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452440,РБ, Нуримановский район, д. Первомайск ул. Центральная 17/2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Сарвинский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452446, РБ, Нуримановский район д. Сарва, ул. Школьная д.2а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Старобедеевский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452440 РБ, Нуримановский район д. Старобедеево , ул.Центральная.д.70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Нуримановский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Староисаевский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452425 РБ, Нуримановский район с. Старокулево, ул.Молодежная, д.30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Алькинский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452451, Башкортостан Респ, Салаватский р-н, Алькино с, Кольцевая ул, д.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Аркауловский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452493, Башкортостан Респ, Салаватский р-н, Аркаулово с, Салавата Юлаева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Ишимбаевский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452499, Башкортостан Респ, Салаватский р-н, Ишимбаево с, Молодежная ул, д.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Лагеревский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453733, Башкортостан Респ, Салаватский р-н, Лагерево с, Молодежная ул, д.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Лаклинский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452498, Башкортостан Респ, Салаватский р-н, Лаклы с, Советская ул,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Малоязовский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452490, Башкортостан Респ, Салаватский р-н, Малояз с, Школьная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Мечетлинский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452482, Башкортостан Респ, Салаватский р-н, Мечетлино с, Центральная ул, д. 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Мещегаровский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452495, Башкортостан Респ, Салаватский р-н, Мещегарово с, Ленина ул, д.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Мурсалимкинский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452485, Башкортостан Респ, Салаватский р-н, Мурсалимкино с, Строительная ул, д.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Насибашевский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452496, Башкортостан Респ, Салаватский р-н, Насибаш с, Центральная ул, д. 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Первомайский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452480, Башкортостан Респ, Салаватский р-н, Первомайский с, Советская ул, д.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453733, Башкортостан Респ, Салаватский р-н, Малояз с, 60 лет СССР ул,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Таймеевский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452484, Башкортостан Респ, Салаватский р-н, Таймеево с, Центральная ул, д. 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Терменевский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452487, Башкортостан Респ, Салаватский р-н, Терменево с, Кирова ул, д. 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Турналинский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452486, Башкортостан Респ, Салаватский р-н, Турналы с, Центральная ул, д. 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Салаватский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Янгантауский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452492, Башкортостан Респ, Салаватский р-н, Чулпан д, Зеленая ул, д.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Аллагуватский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453172, Башкортостан Респ, Стерлибашевский р-н, Куганакбаш с, Школьная ул,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Айдаралинский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453193, Башкортостан Респ, Стерлибашевский р-н, Бузат с, Центральная ул, д.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453180, Башкортостан Респ, Стерлибашевский р-н, Стерлибашево с, Карла Маркса ул, д. 109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Бузатовский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453195, Башкортостан Респ, Стерлибашевский р-н, Янгурча с, Советская ул, д. 17а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Кабакушский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453191, Башкортостан Респ, Стерлибашевский р-н, Тятер-Арасланово с, К.Маркса ул, д. 102в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Карагушский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453171, Башкортостан Респ, Стерлибашевский р-н, Старый Калкаш д, Молодежная ул, д. 1а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Куганакбашевский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453186, Башкортостан Респ, Стерлибашевский р-н, Карагуш с, Саубанова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Кундрякский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453185, Башкортостан Респ, Стерлибашевский р-н, Елимбетово с, Парковая ул,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Сарайсинский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453188, Башкортостан Респ, Стерлибашевский р-н, Нижний Аллагуват д, Молодежная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Старокалкашевский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453190, Башкортостан Респ, Стерлибашевский р-н, Айдарали с, Молодежная ул, д.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453187, Башкортостан Респ, Стерлибашевский р-н, Халикеево с, Центральная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Тятер-Араслановский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453184, Башкортостан Респ, Стерлибашевский р-н, Кундряк с, Советская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Халикеевский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453183, Башкортостан Респ, Стерлибашевский р-н, Бакеево с, Мажита Гафури ул, д. 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Янгурчинский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453192, Башкортостан Респ, Стерлибашевский р-н, Яшерганово с, Р.Кашапова ул, д. 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Стерлибашевский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Яшергановский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453189, Башкортостан Респ, Стерлибашевский р-н, Кабакуш с, Центральная ул, д. 34/4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Айгулевский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453141, с. Айгулево, Центральная, 36а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Алатанинский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453154, с. Забельское,  Советская,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Ашкадарский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453142, с.Новофедоровское, Центральная, 25б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Аючевский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453142, с. Аючево, Янаульская, 47а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Буриказгановский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453161, с.Буриказганово, Советская,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Казадаевский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453102, с. Новое Барятино, Дружбы,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Константиноградовский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453165, д.Константиноградовка, ул. Мира, 41д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Красноярский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453153, с. Новый Краснояр, ул. Российская,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Куганакский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453149, с. Б. Куганак, Ленина,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Максимовский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453148, Максимовка, ул. Молодежная,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Наумовский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453167, с. Наумовка, Ленина,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453145, с.Николаевка, ул.Ушакова,7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Октябрьский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453147, с. Октябрьское, ул. Мира,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Отрадовский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453140, с. Новая Отрадовка, Школьная,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Первомайский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453164, с. Первомайское, ул. Школьная,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Подлесненский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453152, д. Подлесное, ул. Центральная, 32а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Рощинский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453137, с. Рощинский, ул. Строителей,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Рязановский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453162, д. Рязановка, ул. Центральная, 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Тюрюшлинский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453144, с. Тюрюшля, ул. Центральная, 43г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Стерлитамакский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453163, с. В. Услы, ул. Советская, д.34/1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Акбулатовский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452844, Башкортостан Респ, Татышлинский р-н, Староакбулатово с, Центральная ул, д. 36а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Аксаитовский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452832, Башкортостан Респ, Татышлинский р-н, Аксаитово с, Центральная ул, д. 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Бадряшевский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452833, Башкортостан Респ, Татышлинский р-н, Бадряшево д, Матросова ул, д. 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Буль-Кайпановский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452848, Башкортостан Респ, Татышлинский р-н, Буль-Кайпаново с, Карима Амири ул, д.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Верхнетатышлинский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452830, Башкортостан Респ, Татышлинский р-н, Верхние Татышлы с, Ленина ул, д. 133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Кальмияровский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452837, Башкортостан Респ, Татышлинский р-н, Старокальмиярово с, Советская ул, д.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Кальтяевский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452834, Башкортостан Респ, Татышлинский р-н, Кальтяево с, Арманшина ул, д. 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Кудашевский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452837, Башкортостан Респ, Татышлинский р-н, Верхнекудашево с, Хайдарова ул,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Курдымский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452842, Башкортостан Респ, Татышлинский р-н, Старый Курдым с, Центральная ул, д. 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Нижнебалтачевский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452835, Башкортостан Респ, Татышлинский р-н, Нижнебалтачево с, Центральная ул, д. 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Новотатышлинский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452838, Башкортостан Респ, Татышлинский р-н, Новые Татышлы с, Школьная ул, д. 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Шулгановский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452843, Башкортостан Респ, Татышлинский р-н, Шулганово с, Центральная ул, д. 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Татышлинский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Ялгыз-Наратский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452845, Башкортостан Респ, Татышлинский р-н, Ялгыз-Нарат с, Центральная ул, д.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Бишкураевский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 Бишкураево, ул. Советская, д. 5А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Верхнебишиндинский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Туймазинский район, с.Верхние Бишинды, ул.Школьная,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Верхнетроицкий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 Верхнетроицкое, ул. Базарная, 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Гафуровский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 Дуслык, ул. Советская, д.3А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Ильчимбетовский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с.Ильчимбетово, ул.Школьная, 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Какрыбашевский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РБ, Туймазинский район, с.Какрыбашево, ул.Школьная, д.7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Кандринский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с.Кандры, ул.Ленина, д.16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Карамалы-Губеевский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с.Карамалы-Губеево,ул.Ленина,52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 Каратово, ул. Школьная, д.26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Нижнетроицкий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райо, с. Нижнетроицкий, ул. Октябрьская,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с.Николаевка, ул.Школьная,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Сайрановский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Башкоротостан, Туймазинский район, с.Сайраново, ул.Интенациональная, 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Серафимовский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с.Серафимовский, ул.Девонская, д.16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Старотуймазинский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 Старые Туймазы, ул. Школьная, д. 30А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Субханкуловский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район, с. Субханкулово, ул. Школьная, д.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Татар-Улкановский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 с. Татар-Улканово ул. Ленина, д. 1 «Б»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Тюменяковский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Туймазинский район с.Тюменяк ул.Клубная,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Чукадыбашевский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Туймазинский район с.Алексеевка ул.Школьная д.25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Алексеевский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450531, РБ, Уфимский район, д. Алексеевка, ул. Комсомольская 1/1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Авдонский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РБ,Уфимский район, с.Авдон, ул. Лесопарковая,д.7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Булгаковский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с.Булгаково, ул. Кирова,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Дмитриевский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450512, Республика Башкортостан, Уфимский район, с.Дмитриевка, ул.Советская,д.9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Жуковский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450570,РБ,Уфимский район, с.Жуково, ул.Трактовая,д.6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Зубовский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450520, Республика Башкортостан, Уфимский район, с. Зубово, ул. Центральная, 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Кармасанский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450582 Уфимский р-н, с.Кармасан, ул.Центральная,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Кирилловский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д.Кириллово, ул. Центральная, 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Красноярский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Красный Яр, Фрунзе,48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Уфимский район, с. Миловка, ул. Михайлова, д.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Михайловский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Уфимский район, с.Михайловка ул.Ленина д.46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Николаевский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450532 Уфимский район д Николаевка ул Советская д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Ольховский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РБ, Уфимский район, Сельское поселение  Ольховский сельсовет, ул. Буденного, д.6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Русско-Юрмашский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Русский Юрмаш, ул. Центральная, 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Таптыковский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с.Таптыково, ул.Центральная, д.11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Черкасский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Черкассы, ул. Садовая,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Чесноковский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450591, РБ, Уфимский р-н, с. Чесноковка, ул. Лесная,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Шемякский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450514,РБ,Уфимский район , село Октябрьский , ул.Совхозная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Юматовский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с.санатория Юматово им.15-летия БАССР, ул. Кольцевая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Амангильдинский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453748, Башкортостан Респ, Учалинский р-н, Малоказаккулово д, Советская ул, д. 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Ахуновский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453733, Башкортостан Респ, Учалинский р-н, Ахуново с, Школьная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Буйдинский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453703, Башкортостан Респ, Учалинский р-н, Буйда с, Центральная ул, д.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Ильчигуловский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453715, Башкортостан Респ, Учалинский р-н, Ильчигулово д, Агышбай ул, д. 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Ильчинский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453721, Башкортостан Респ, Учалинский р-н, Ильчино с, Партизанская ул, д.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Имангуловский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453734, Башкортостан Респ, Учалинский р-н, Имангулово с, Центральная ул, д. 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Кирябинский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453725, Башкортостан Респ, Учалинский р-н, Кирябинское с, Центральная ул, д. 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Кунакбаевский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453740, Башкортостан Респ, Учалинский р-н, Кунакбаево с, Школьная ул, д.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Миндякский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453744, Башкортостан Респ, Учалинский р-н, Миндяк с, Гагарина ул, д.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Мансуровский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453748, Башкортостан Респ, Учалинский р-н, Мансурово д, Набережная ул, д.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Наурузовский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453747, Башкортостан Респ, Учалинский р-н, Наурузово с, Школьный пер,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Новобайрамгуловский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453743, Башкортостан Респ, Учалинский р-н, Новобайрамгулово д, Шоссейная ул, д. 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Поляковский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453711, Башкортостан Респ, Учалинский р-н, Поляковка с, Советская ул, д. 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Сафаровский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453720, Башкортостан Респ, Учалинский р-н, Сафарово с, Шоссейная ул, д.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Тунгатаровский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453714, Башкортостан Респ, Учалинский р-н, Комсомольск с, Беркут Тау ул, д. 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Уразовский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453741, Башкортостан Респ, Учалинский р-н, Уразово с, Центральная ул, д.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Уральский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453742, Башкортостан Респ, Учалинский р-н, Уральск с, Советская ул,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453732, Башкортостан Респ, Учалинский р-н, Учалы с, Багаутдинова ул, д. 77, к.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Бала-Четырманский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Бала-Четырман, ул. Советская д.11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Балыклинский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Балыклы, ул. Ленина, д.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Булякаевский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Верхний Алыштан, ул. Дружбы, д.89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Верхнеяушевский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Верхнеяушево, ул. Молодежная,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Гончаровский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Гончаровка, ул. Салавата Юлаева, д.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Дедовский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Дедово, ул Центральная, д.48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Денискинский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Денискино, ул. Центральная, д.14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739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Каралачикский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Каралачик, ул. Центральная, д.57 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Михайловский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Михайловка, ул Центральная, д. 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Покровский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Покровка, ул. Молодежная, д.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Пугачёвский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Юрматы, ул. Мира, д.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Ключевка, ул. Школьная, д.28, кв.2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Теняевский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Теняево, ул. Центральная,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Федоровка, ул. Коммунистическая,   д. 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Абишевский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Россия, 453814, Республика Башкортостан, Хайбуллинский район, с.Большеабишево, ул. Школьная,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Акъюловский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Россия, 453804, Республика Башкортостан, Хайбуллинский район, с. Галиахметово, ул. Молодежная, д. 5/6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Акъярский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453800, Республика Башкортостан, Хайбуллинский район, с. Акъяр, ул.М. Гареева, 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749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Антинганский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453812, Республика Башкортостан, Хайбуллинский район, с. Антинган, ул. Каюма Ахметшина, д.7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Бурибаевский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453821, Республика Башкортостан, Хайбуллинский район, с. Бурибай, ул. Горького, 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Ивановский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453811, Республики Башкортостан, Хайбуллинский район, с. Ивановка, ул. С. Юлаева,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453804, Республика Башкортостан, Хайбуллинский район, с. Макан, ул. Ахметшина,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Новозирганский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453808, Республика Башкортостан, Хайбуллинский район, с. Новый Зирган, ул. З. Баракатова, д. 48/2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Самарский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453822, Республика Башкортостан, Хайбуллинский район с. Самарское, ул. Ш. Худайбердина, д.1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Татыр-Узякский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453805, Республика Башкортостан, Хайбуллинский район, с. Подольск, ул. Гафури,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Таналыкский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453816, Республика Башкортостан, Хайбуллинский район, с. Татыр-Узяк, ул. А. Матросова, д.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Уфимский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453803, Республика Башкортостан, Хайбуллинский район, с.Уфимский, ул.Худайбердина, 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Фёдоровский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453814, Республика Башкортостан, Хайбуллинский район, с. Федоровка, ул. Школьная,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759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Хайбуллинский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Целинный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453806, Республика Башкортостан, Хайбуллинский район, с. Целинное, ул. М. Муртазина, д. 9а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Башировский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Старобаширово, ул. Хузина, 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Имянликулевский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Имянликулево, ул. Центральная,11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Калмашбашевский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Калмашбашево, ул. Центральная ,22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Новобалтачевский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Новобалтачево, ул. Ленина, 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Новокутовский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Новокутово, ул. Центральная ,23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Рапатовский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Рапатово, ул.Ленина,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Резяповский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Резяпово, ул. Центральная,38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Старокалмашевский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Старокалмашево, ул. Мира,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Тайняшевский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Тайняшево, ул.Центральная 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769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Тузлукушевский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Тузлукушево, ул. Центральная, 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Урнякский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Урняк, ул.Советская,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Чекмагуш, ул. Ленина, 55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Чекмагушевский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Юмашевский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Юмашево, ул. Советская, 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Алкинский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452154 Республика Башкортостан, Чишминский район, с.Узытамак, ул.Центральная, 100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452161 Республика Башкортостан, Чишминский район, д.Арово ул.Центральная,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Арслановский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452153 Республика Башкортостан, Чишминский район, с.Арсланово, ул.Центральная, 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Дмитриевский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452157 Республика Башкортостан, Чишминский район, д.Дмитриевка, ул.Старая деревня,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Дурасовский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452141 Республика Башкортостан, Чишминский район, с.Дурасово, ул.Центральная, 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Енгалышевский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452156 Республика Башкортостан, Чишминский район, с.Енгалышево, ул.Манаева,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779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Еремеевский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452170 Республика Башкортостан, Чишминский район, с.Еремеево, ул.Центральная,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Ибрагимовский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452164 Республика Башкортостан, Чишминский район, с.Ибрагимово, ул.Молодежная,5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Кара-Якуповский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452160 Республика Башкортостан, Чишминский район, с.Кара-Якупово, ул.Центральная, 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Лесной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452155 Республика Башкортостан, Чишминский район, с.Алкино-2 ул.Центральная,1/1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Новотроицкий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452163 Республика Башкортостан, Чишминский район, с.Новотроицкое, ул.Центральная,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Сафаровский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452151 Республика Башкортостан, Чишминский район, с.Сафарово, ул.Центральная, 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452175 РБ, Чишминский район, с.Чишмы, ул.Колхозная,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Чувалкиповский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452175 Республика Башкортостан, Чишминский район, с.Чишмы, ул.Колхозная, 35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Чишминский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Шингак-Кульский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452140 Республика Башкортостан, Чишминский район, с.Шингак-Куль, ул.Кооперативная, 40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Акбарисовский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452634, Республика Башкортостан, Шаранский район, с. Акбарисово, ул. Школьная,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789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Базгиевский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452632, Республика Башкортостан, Шаранский район, с. Базгиево , ул. Центральная, д. 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Дмитриево-Полянский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452630, Республика Башкортостан, Шаранский район, д. Дмитриева Поляна, ул. Полевая, д.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Дюртюлинский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452642, Республика Башкортостан, Шаранский район, с. Дюртюли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Зириклинский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452641, Республика Башкортостан, Шаранский район, с. Зириклы, ул. Дружбы, д.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Мичуринский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452638, Республика Башкортостан, Шаранский район, с. Мичуринск, ул. Лесопарковая, д.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Нижнезаитовский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452643, Республика Башкортостан, Шаранский район, с. Нижнезаитовоо, ул. Советская, д. 2а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Нижнеташлинский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452945, Республика Башкортостан, Шаранский район, с. Нижние Ташлы, ул. Победы, д. 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Нуреевский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452633, Республика Башкортостан, Шаранский район, с. Нуреево, ул. Центральная, д. 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Писаревский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452644, Республика Башкортостан, Шаранский район, д. Писарево, ул. Центральная, д. 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Старотумбагушевский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452636, Республика Башкортостан, Шаранский район, с. Старотумбагушево, ул. Центральная, д. 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799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Чалмалинский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452648, Республика Башкортостан, Шаранский район, с. Чалмалы, ул. Школьная, д. 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Шаранский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452630, Республика Башкортостан, Шаранский район, с. Шаран, ул. Первомайская, д. 62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Асавдыбашский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Асавдыбаш, ул. Центральная, 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Байгузинский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Байгузино, ул. Центральная, 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Воядинский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Вояды, ул. Центральная, 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Ижболдинский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Ижболдино, ул. Школьная, 27/1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Истякский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с.Истяк, ул.Центральная, 37А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Иткинеевский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Иткинеево, ул. Куйбышева,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Кармановский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Карманово,  ул. Калинина,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Кисак-Каинский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Прогресс, ул. Центральная,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Максимовский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с.Максимово ул.Молодежная,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Месягутовский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Месягутово, ул. Мира,12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Новоартаульский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с.Новый Артаул ул.Центральная, 36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Орловский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Орловка, ул. Центральная, 29/2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Первомайский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Сусады-Эбалак, пл. Комсомольская, 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Сандугачевский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Сандугач, ул. К. Садретдинова,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Староваряшский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Старый Варяш, ул, Центральная, 13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Старокудашевский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Старокудашево, ул. Центральная,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Шудекский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с.Шудек, ул.Центральная, 43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Янаульский район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Ямадинский сельсовет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с. Ямады, пер.Центральный,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/>
            <w:hyperlink r:id="rId21" w:tooltip="http://gsrb.ru/ru/symbols/remain/1704/" w:history="1">
              <w:r>
                <w:rPr>
                  <w:sz w:val="22"/>
                  <w:szCs w:val="22"/>
                </w:rPr>
                <w:t xml:space="preserve">Городское поселение город Ишимбай</w:t>
              </w:r>
            </w:hyperlink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453200, Республика Башкортостан, Ишимбай, просп. Ленина, 60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Благовещенск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г.Благовещенск, ул.Парижской Коммуны,д.25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Бирск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Республика Башкортостан, г.Бирск, ул.Интернациональная, д.116.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Белорецк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453500, Республика Башкортостан, г. Белорецк, ул. Ленина, д. 71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Белебей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450002, Республика Башкортостан, г.Белебей, ул Красная 116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Баймак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453631, республика Башкортостан, Баймакский район, город Баймак, улица М.Горького, 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Давлеканово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г. Давлеканово, ул. Карла Маркса, 119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Дюртюли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452320, Республика Башкортостан, Дюртюлинский район, г. Дюртюли, ул. Социалистическая, д. 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Мелеуз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453856, Башкортостан Респ, г.Мелеуз, ул.Воровского, д.4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Учалы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453700, Республика Башкортостан, Учалинский район, г. Учалы, ул.Ленинского Комсомола, д.10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829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Янаул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452800, г.Янаул, ул.Маяковского, д.14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830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город Туймазы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452750, Республика Башкортостан, город Туймазы, ул. Островского, д.52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831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Приютовский поссовет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452017, Республика Башкортостан, Белебеевский район, п. Приютово, ул. Свердлова,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cantSplit/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832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0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Городское поселение Чишминский поссовет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4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452171 РБ, Чишминский район, р.п.Чишмы, ул.Кирова, 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29" w:type="dxa"/>
            <w:vAlign w:val="center"/>
            <w:textDirection w:val="lrTb"/>
            <w:noWrap w:val="false"/>
          </w:tcPr>
          <w:p>
            <w:pPr>
              <w:pStyle w:val="993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sectPr>
          <w:headerReference w:type="default" r:id="rId9"/>
          <w:headerReference w:type="even" r:id="rId10"/>
          <w:headerReference w:type="first" r:id="rId11"/>
          <w:footerReference w:type="default" r:id="rId15"/>
          <w:footerReference w:type="even" r:id="rId16"/>
          <w:footerReference w:type="first" r:id="rId17"/>
          <w:footnotePr/>
          <w:endnotePr/>
          <w:type w:val="nextPage"/>
          <w:pgSz w:w="11906" w:h="16838" w:orient="portrait"/>
          <w:pgMar w:top="482" w:right="992" w:bottom="1134" w:left="1134" w:header="425" w:footer="425" w:gutter="0"/>
          <w:pgNumType w:start="1"/>
          <w:cols w:num="1" w:sep="0" w:space="1701" w:equalWidth="1"/>
          <w:docGrid w:linePitch="360"/>
          <w:titlePg/>
        </w:sectPr>
      </w:pPr>
      <w:r/>
      <w:r/>
    </w:p>
    <w:p>
      <w:pPr>
        <w:pStyle w:val="993"/>
        <w:ind w:left="11624"/>
        <w:tabs>
          <w:tab w:val="clear" w:pos="720" w:leader="none"/>
          <w:tab w:val="left" w:pos="993" w:leader="none"/>
        </w:tabs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 xml:space="preserve">Приложение № 2.2 к Требованиям </w:t>
      </w:r>
      <w:r>
        <w:rPr>
          <w:sz w:val="24"/>
          <w:szCs w:val="24"/>
        </w:rPr>
        <w:t xml:space="preserve">к достижению планового значения показателя результативности предоставления субсидии «Доступность сервисов государственной мультисервисной сети Республики Башкортостан»</w:t>
      </w:r>
      <w:r>
        <w:rPr>
          <w:color w:val="00000a"/>
          <w:sz w:val="24"/>
          <w:szCs w:val="24"/>
        </w:rPr>
      </w:r>
      <w:r>
        <w:rPr>
          <w:color w:val="00000a"/>
          <w:sz w:val="24"/>
          <w:szCs w:val="24"/>
        </w:rPr>
      </w:r>
    </w:p>
    <w:p>
      <w:pPr>
        <w:pStyle w:val="993"/>
        <w:jc w:val="center"/>
        <w:tabs>
          <w:tab w:val="clear" w:pos="720" w:leader="none"/>
          <w:tab w:val="left" w:pos="1276" w:leader="none"/>
        </w:tabs>
        <w:rPr>
          <w:color w:val="00000a"/>
          <w:sz w:val="22"/>
          <w:szCs w:val="24"/>
        </w:rPr>
      </w:pPr>
      <w:r>
        <w:rPr>
          <w:color w:val="00000a"/>
          <w:sz w:val="22"/>
          <w:szCs w:val="24"/>
        </w:rPr>
      </w:r>
      <w:r>
        <w:rPr>
          <w:color w:val="00000a"/>
          <w:sz w:val="22"/>
          <w:szCs w:val="24"/>
        </w:rPr>
      </w:r>
      <w:r>
        <w:rPr>
          <w:color w:val="00000a"/>
          <w:sz w:val="22"/>
          <w:szCs w:val="24"/>
        </w:rPr>
      </w:r>
    </w:p>
    <w:p>
      <w:pPr>
        <w:pStyle w:val="993"/>
        <w:jc w:val="center"/>
        <w:tabs>
          <w:tab w:val="clear" w:pos="720" w:leader="none"/>
          <w:tab w:val="left" w:pos="1276" w:leader="none"/>
        </w:tabs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 xml:space="preserve">Уровни приоритета исполнения заявок и время реакции на них</w:t>
      </w:r>
      <w:r>
        <w:rPr>
          <w:color w:val="00000a"/>
          <w:sz w:val="24"/>
          <w:szCs w:val="24"/>
        </w:rPr>
      </w:r>
      <w:r>
        <w:rPr>
          <w:color w:val="00000a"/>
          <w:sz w:val="24"/>
          <w:szCs w:val="24"/>
        </w:rPr>
      </w:r>
    </w:p>
    <w:p>
      <w:pPr>
        <w:pStyle w:val="993"/>
        <w:tabs>
          <w:tab w:val="clear" w:pos="720" w:leader="none"/>
          <w:tab w:val="left" w:pos="993" w:leader="none"/>
        </w:tabs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</w:r>
      <w:r>
        <w:rPr>
          <w:color w:val="00000a"/>
          <w:sz w:val="24"/>
          <w:szCs w:val="24"/>
        </w:rPr>
      </w:r>
      <w:r>
        <w:rPr>
          <w:color w:val="00000a"/>
          <w:sz w:val="24"/>
          <w:szCs w:val="24"/>
        </w:rPr>
      </w:r>
    </w:p>
    <w:tbl>
      <w:tblPr>
        <w:tblW w:w="14967" w:type="dxa"/>
        <w:jc w:val="center"/>
        <w:tblInd w:w="0" w:type="dxa"/>
        <w:tblLayout w:type="fixed"/>
        <w:tblCellMar>
          <w:left w:w="10" w:type="dxa"/>
          <w:top w:w="15" w:type="dxa"/>
          <w:right w:w="10" w:type="dxa"/>
          <w:bottom w:w="15" w:type="dxa"/>
        </w:tblCellMar>
        <w:tblLook w:val="04A0" w:firstRow="1" w:lastRow="0" w:firstColumn="1" w:lastColumn="0" w:noHBand="0" w:noVBand="1"/>
      </w:tblPr>
      <w:tblGrid>
        <w:gridCol w:w="555"/>
        <w:gridCol w:w="3689"/>
        <w:gridCol w:w="2124"/>
        <w:gridCol w:w="3260"/>
        <w:gridCol w:w="3686"/>
        <w:gridCol w:w="1652"/>
      </w:tblGrid>
      <w:tr>
        <w:tblPrEx/>
        <w:trPr>
          <w:cantSplit/>
          <w:trHeight w:val="989"/>
          <w:tblHeader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№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п/п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Наименование услуги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Режим предоставления Услуги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Приоритет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услуги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Время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реакции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Необходимость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выезда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993" w:leader="none"/>
              </w:tabs>
              <w:rPr>
                <w:b/>
                <w:color w:val="00000a"/>
                <w:sz w:val="22"/>
                <w:szCs w:val="22"/>
              </w:rPr>
            </w:pPr>
            <w:r>
              <w:rPr>
                <w:b/>
                <w:color w:val="00000a"/>
                <w:sz w:val="22"/>
                <w:szCs w:val="22"/>
              </w:rPr>
              <w:t xml:space="preserve">инженера на объект и время выезда</w:t>
            </w:r>
            <w:r>
              <w:rPr>
                <w:b/>
                <w:color w:val="00000a"/>
                <w:sz w:val="22"/>
                <w:szCs w:val="22"/>
              </w:rPr>
            </w:r>
            <w:r>
              <w:rPr>
                <w:b/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restart"/>
            <w:textDirection w:val="lrTb"/>
            <w:noWrap w:val="false"/>
          </w:tcPr>
          <w:p>
            <w:pPr>
              <w:pStyle w:val="1146"/>
              <w:numPr>
                <w:ilvl w:val="0"/>
                <w:numId w:val="24"/>
              </w:numPr>
              <w:spacing w:before="0" w:after="200"/>
              <w:widowControl w:val="off"/>
              <w:tabs>
                <w:tab w:val="clear" w:pos="720" w:leader="none"/>
                <w:tab w:val="left" w:pos="836" w:leader="none"/>
              </w:tabs>
              <w:rPr>
                <w:color w:val="00000a"/>
              </w:rPr>
            </w:pPr>
            <w:r>
              <w:rPr>
                <w:color w:val="00000a"/>
              </w:rPr>
            </w:r>
            <w:r>
              <w:rPr>
                <w:color w:val="00000a"/>
              </w:rPr>
            </w:r>
            <w:r>
              <w:rPr>
                <w:color w:val="00000a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left="152" w:right="103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Консультирование работников Министерства по вопросам функционирование сегментов ГМС РБ на узлах всех Типов.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 рабочие дни с 9:00 до 18:00,</w:t>
            </w:r>
            <w:r>
              <w:br w:type="textWrapping" w:clear="all"/>
            </w:r>
            <w:r>
              <w:rPr>
                <w:color w:val="00000a"/>
                <w:sz w:val="22"/>
                <w:szCs w:val="22"/>
              </w:rPr>
              <w:t xml:space="preserve">В субботу с 9:00 до 13:00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Нет (Иное)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1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Низкий (Запрос консультации)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1171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Средний (Производительность снижена, функциональность ухудшилась)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2 часа -Получатель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restart"/>
            <w:textDirection w:val="lrTb"/>
            <w:noWrap w:val="false"/>
          </w:tcPr>
          <w:p>
            <w:pPr>
              <w:pStyle w:val="1146"/>
              <w:numPr>
                <w:ilvl w:val="0"/>
                <w:numId w:val="24"/>
              </w:numPr>
              <w:jc w:val="center"/>
              <w:spacing w:before="0" w:after="200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</w:rPr>
            </w:pPr>
            <w:r>
              <w:rPr>
                <w:color w:val="00000a"/>
              </w:rPr>
            </w:r>
            <w:r>
              <w:rPr>
                <w:color w:val="00000a"/>
              </w:rPr>
            </w:r>
            <w:r>
              <w:rPr>
                <w:color w:val="00000a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left="152" w:right="103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Консультирование работников Министерства по вопросам модернизации сегментов ГМС РБ на узлах всех Типов.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 рабочие дни с 9:00 до 18:00, </w:t>
              <w:br/>
              <w:t xml:space="preserve">В субботу с 9:00 до 13:00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Нет (Иное)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1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Низкий (Запрос консультации)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1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Средний (Производительность снижена, функциональность ухудшилась)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2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3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left="152" w:right="103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Устранение возникающих неисправностей функционирования элементов сегментов ГМС РБ на узлах Типа 1.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 рабочие дни с 9:00 до 19:00, </w:t>
              <w:br/>
              <w:t xml:space="preserve">В субботу с 9:00 до 13:00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 </w:t>
            </w:r>
            <w:r>
              <w:rPr>
                <w:color w:val="00000a"/>
                <w:sz w:val="22"/>
                <w:szCs w:val="22"/>
              </w:rPr>
              <w:t xml:space="preserve">Нет (Иное)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1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Низкий (Запрос консультации)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52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Средний (Производительность снижена, функциональность ухудшилась)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1 час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в случае необходимости в течение 3 часов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52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Высокий (Производительность значительно снижена, затронуты бизнес–процессы)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40 минут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в случае необходимости в течение 2 часов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1622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Высший (Отказ, влекущий нарушение основных бизнес-процессов)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20 минут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в случае необходимости в течение 30 минут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73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left="152" w:right="103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Устранение возникающих неисправностей функционирования элементов сегментов ГМС РБ на узлах Типа 2.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 рабочие дни с 9:00 до 19:00, </w:t>
              <w:br/>
              <w:t xml:space="preserve">В субботу с 9:00 до 13:00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Низкий (Запрос консультации)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5 часов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73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Средний (Производительность снижена, функциональность ухудшилась)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2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73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Высокий (Производительность значительно снижена, затронуты бизнес–процессы)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1 час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в случае необходимости в течение 2 часов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830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5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left="152" w:right="103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Устранение возникающих неисправностей функционирования элементов сегментов ГМС РБ на узлах Типа 3.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 рабочие дни с 9:00 до 19:00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Низкий (Запрос консультации)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5 часов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7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830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Средний (Производительность снижена, функциональность ухудшилась)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3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830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Высокий (Производительность значительно снижена, затронуты бизнес–процессы)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63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1 час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в случае необходимости в течение 3 часов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73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6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left="152" w:right="103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Устранение возникающих неисправностей функционирования элементов сегментов ГМС РБ на узлах Типа 4.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 рабочие дни с 9:00 до 19:00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Низкий (Запрос консультации)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52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5 часов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73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Средний (Производительность снижена, функциональность ухудшилась)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52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73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Высокий (Производительность значительно снижена, затронуты бизнес–процессы)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52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1 час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jc w:val="center"/>
              <w:widowControl w:val="off"/>
              <w:tabs>
                <w:tab w:val="clear" w:pos="720" w:leader="none"/>
                <w:tab w:val="left" w:pos="836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7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left="152" w:right="103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Внесение изменений в конфигурацию оборудования и программного обеспечения сегментов ГМС РБ на узлах любого типа на основании запроса от ведомства.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 рабочие дни с 9:00 до 18:00</w:t>
              <w:br/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  <w:p>
            <w:pPr>
              <w:pStyle w:val="993"/>
              <w:ind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Нет (Иное)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52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525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Низкий (Запрос консультации)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52" w:right="127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  <w:tr>
        <w:tblPrEx/>
        <w:trPr>
          <w:cantSplit/>
          <w:trHeight w:val="951"/>
        </w:trPr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555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9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2124" w:type="dxa"/>
            <w:vAlign w:val="center"/>
            <w:vMerge w:val="continue"/>
            <w:textDirection w:val="lrTb"/>
            <w:noWrap w:val="false"/>
          </w:tcPr>
          <w:p>
            <w:pPr>
              <w:pStyle w:val="993"/>
            </w:pPr>
            <w:r/>
            <w:r/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260" w:type="dxa"/>
            <w:vAlign w:val="center"/>
            <w:textDirection w:val="lrTb"/>
            <w:noWrap w:val="false"/>
          </w:tcPr>
          <w:p>
            <w:pPr>
              <w:pStyle w:val="993"/>
              <w:ind w:left="115" w:right="115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Средний (Производительность снижена, функциональность ухудшилась)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93"/>
              <w:ind w:left="152" w:right="127" w:hanging="1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4 часа - Получатель субсидии связывается с Заявителем, уточняет суть обращения, оговаривает ход проведения работ.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  <w:tc>
          <w:tcPr>
            <w:tcBorders>
              <w:top w:val="single" w:color="000001" w:sz="8" w:space="0"/>
              <w:left w:val="single" w:color="000001" w:sz="8" w:space="0"/>
              <w:bottom w:val="single" w:color="000001" w:sz="8" w:space="0"/>
              <w:right w:val="single" w:color="000001" w:sz="8" w:space="0"/>
            </w:tcBorders>
            <w:tcW w:w="1652" w:type="dxa"/>
            <w:vAlign w:val="center"/>
            <w:textDirection w:val="lrTb"/>
            <w:noWrap w:val="false"/>
          </w:tcPr>
          <w:p>
            <w:pPr>
              <w:pStyle w:val="993"/>
              <w:ind w:left="151" w:right="-120"/>
              <w:widowControl w:val="off"/>
              <w:tabs>
                <w:tab w:val="clear" w:pos="720" w:leader="none"/>
                <w:tab w:val="left" w:pos="993" w:leader="none"/>
              </w:tabs>
              <w:rPr>
                <w:color w:val="00000a"/>
                <w:sz w:val="22"/>
                <w:szCs w:val="22"/>
              </w:rPr>
            </w:pPr>
            <w:r>
              <w:rPr>
                <w:color w:val="00000a"/>
                <w:sz w:val="22"/>
                <w:szCs w:val="22"/>
              </w:rPr>
              <w:t xml:space="preserve">Выезд не производится</w:t>
            </w:r>
            <w:r>
              <w:rPr>
                <w:color w:val="00000a"/>
                <w:sz w:val="22"/>
                <w:szCs w:val="22"/>
              </w:rPr>
            </w:r>
            <w:r>
              <w:rPr>
                <w:color w:val="00000a"/>
                <w:sz w:val="22"/>
                <w:szCs w:val="22"/>
              </w:rPr>
            </w:r>
          </w:p>
        </w:tc>
      </w:tr>
    </w:tbl>
    <w:p>
      <w:pPr>
        <w:pStyle w:val="993"/>
        <w:ind w:left="6237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993"/>
        <w:ind w:left="12333"/>
        <w:widowControl w:val="off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Style w:val="1311"/>
        <w:ind w:left="12333" w:firstLine="0"/>
        <w:jc w:val="left"/>
        <w:keepNext w:val="0"/>
        <w:widowControl w:val="off"/>
        <w:rPr>
          <w:color w:val="000000"/>
          <w:szCs w:val="22"/>
        </w:rPr>
      </w:pPr>
      <w:r>
        <w:rPr>
          <w:color w:val="000000"/>
          <w:szCs w:val="22"/>
        </w:rPr>
      </w:r>
      <w:r>
        <w:rPr>
          <w:color w:val="000000"/>
          <w:szCs w:val="22"/>
        </w:rPr>
      </w:r>
      <w:r>
        <w:rPr>
          <w:color w:val="000000"/>
          <w:szCs w:val="22"/>
        </w:rPr>
      </w:r>
    </w:p>
    <w:sectPr>
      <w:headerReference w:type="default" r:id="rId12"/>
      <w:headerReference w:type="even" r:id="rId13"/>
      <w:headerReference w:type="first" r:id="rId14"/>
      <w:footerReference w:type="default" r:id="rId18"/>
      <w:footerReference w:type="even" r:id="rId19"/>
      <w:footerReference w:type="first" r:id="rId20"/>
      <w:footnotePr/>
      <w:endnotePr/>
      <w:type w:val="nextPage"/>
      <w:pgSz w:w="16838" w:h="11906" w:orient="landscape"/>
      <w:pgMar w:top="851" w:right="567" w:bottom="766" w:left="1134" w:header="0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imes New Roman Полужирный">
    <w:panose1 w:val="02020603050405020304"/>
  </w:font>
  <w:font w:name="Symbol">
    <w:panose1 w:val="05010000000000000000"/>
  </w:font>
  <w:font w:name="Verdana">
    <w:panose1 w:val="020B0604030504040204"/>
  </w:font>
  <w:font w:name="SimSun">
    <w:panose1 w:val="02000506000000020000"/>
  </w:font>
  <w:font w:name="Arial Unicode MS">
    <w:panose1 w:val="020B0604020202020204"/>
  </w:font>
  <w:font w:name="FreeSans">
    <w:panose1 w:val="020B0504020202020204"/>
  </w:font>
  <w:font w:name="Cambria">
    <w:panose1 w:val="02040503050406030204"/>
  </w:font>
  <w:font w:name="Times">
    <w:panose1 w:val="02020603050405020304"/>
  </w:font>
  <w:font w:name="Times New Roman CYR">
    <w:panose1 w:val="02020603050405020304"/>
  </w:font>
  <w:font w:name="Noto Sans CJK SC">
    <w:panose1 w:val="020B0500000000000000"/>
  </w:font>
  <w:font w:name="Tahoma">
    <w:panose1 w:val="020B0604030504040204"/>
  </w:font>
  <w:font w:name="MS Mincho">
    <w:panose1 w:val="02020606060505090204"/>
  </w:font>
  <w:font w:name="Calibri">
    <w:panose1 w:val="020F0502020204030204"/>
  </w:font>
  <w:font w:name="Gelvetsky 12pt">
    <w:panose1 w:val="02000603000000000000"/>
  </w:font>
  <w:font w:name="Arial">
    <w:panose1 w:val="020B0604020202020204"/>
  </w:font>
  <w:font w:name="PT Astra Serif">
    <w:panose1 w:val="020A0603040505020204"/>
  </w:font>
  <w:font w:name="WenQuanYi Micro Hei">
    <w:panose1 w:val="02000603000000000000"/>
  </w:font>
  <w:font w:name="Lohit Devanagari">
    <w:panose1 w:val="02000603000000000000"/>
  </w:font>
  <w:font w:name="Courier New">
    <w:panose1 w:val="02070309020205020404"/>
  </w:font>
  <w:font w:name="OpenSymbol">
    <w:panose1 w:val="05010000000000000000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5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/>
  </w:p>
  <w:p>
    <w:pPr>
      <w:pStyle w:val="115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5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/>
  </w:p>
  <w:p>
    <w:pPr>
      <w:pStyle w:val="1155"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5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62</w:t>
    </w:r>
    <w:r>
      <w:fldChar w:fldCharType="end"/>
    </w:r>
    <w:r/>
  </w:p>
  <w:p>
    <w:pPr>
      <w:pStyle w:val="1155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5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0</w:t>
    </w:r>
    <w:r>
      <w:fldChar w:fldCharType="end"/>
    </w:r>
    <w:r/>
  </w:p>
  <w:p>
    <w:pPr>
      <w:pStyle w:val="1155"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5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62</w:t>
    </w:r>
    <w:r>
      <w:fldChar w:fldCharType="end"/>
    </w:r>
    <w:r/>
  </w:p>
  <w:p>
    <w:pPr>
      <w:pStyle w:val="115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9"/>
      <w:jc w:val="center"/>
      <w:rPr>
        <w:rFonts w:ascii="Times New Roman" w:hAnsi="Times New Roman"/>
      </w:rPr>
    </w:pPr>
    <w:r>
      <w:rPr>
        <w:rFonts w:ascii="Times New Roman" w:hAnsi="Times New Roman"/>
      </w:rPr>
    </w:r>
    <w:r>
      <w:rPr>
        <w:rFonts w:ascii="Times New Roman" w:hAnsi="Times New Roman"/>
      </w:rPr>
    </w:r>
    <w:r>
      <w:rPr>
        <w:rFonts w:ascii="Times New Roman" w:hAnsi="Times New Roma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3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9"/>
      <w:jc w:val="center"/>
      <w:rPr>
        <w:rFonts w:ascii="Times New Roman" w:hAnsi="Times New Roman"/>
      </w:rPr>
    </w:pPr>
    <w:r>
      <w:rPr>
        <w:rFonts w:ascii="Times New Roman" w:hAnsi="Times New Roman"/>
      </w:rPr>
    </w:r>
    <w:r>
      <w:rPr>
        <w:rFonts w:ascii="Times New Roman" w:hAnsi="Times New Roman"/>
      </w:rPr>
    </w:r>
    <w:r>
      <w:rPr>
        <w:rFonts w:ascii="Times New Roman" w:hAnsi="Times New Roman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9"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9"/>
      <w:jc w:val="center"/>
      <w:rPr>
        <w:rFonts w:ascii="Times New Roman" w:hAnsi="Times New Roman"/>
      </w:rPr>
    </w:pPr>
    <w:r>
      <w:rPr>
        <w:rFonts w:ascii="Times New Roman" w:hAnsi="Times New Roman"/>
      </w:rPr>
    </w:r>
    <w:r>
      <w:rPr>
        <w:rFonts w:ascii="Times New Roman" w:hAnsi="Times New Roman"/>
      </w:rPr>
    </w:r>
    <w:r>
      <w:rPr>
        <w:rFonts w:ascii="Times New Roman" w:hAnsi="Times New Roma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decimal"/>
      <w:pStyle w:val="1170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pStyle w:val="1178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  <w:tabs>
          <w:tab w:val="num" w:pos="720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1080" w:hanging="360"/>
        <w:tabs>
          <w:tab w:val="num" w:pos="108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440" w:hanging="360"/>
        <w:tabs>
          <w:tab w:val="num" w:pos="1440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800" w:hanging="360"/>
        <w:tabs>
          <w:tab w:val="num" w:pos="180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2160" w:hanging="360"/>
        <w:tabs>
          <w:tab w:val="num" w:pos="216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2520" w:hanging="360"/>
        <w:tabs>
          <w:tab w:val="num" w:pos="25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  <w:tabs>
          <w:tab w:val="num" w:pos="2880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  <w:tabs>
          <w:tab w:val="num" w:pos="3240" w:leader="none"/>
        </w:tabs>
      </w:pPr>
    </w:lvl>
  </w:abstractNum>
  <w:abstractNum w:abstractNumId="2">
    <w:multiLevelType w:val="hybridMultilevel"/>
    <w:lvl w:ilvl="0">
      <w:start w:val="1"/>
      <w:numFmt w:val="decimal"/>
      <w:pStyle w:val="1185"/>
      <w:isLgl w:val="false"/>
      <w:suff w:val="tab"/>
      <w:lvlText w:val="%1."/>
      <w:lvlJc w:val="left"/>
      <w:pPr>
        <w:ind w:left="2201" w:hanging="924"/>
        <w:tabs>
          <w:tab w:val="num" w:pos="2201" w:leader="none"/>
        </w:tabs>
      </w:pPr>
      <w:rPr>
        <w:b w:val="0"/>
        <w:i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2741" w:hanging="924"/>
        <w:tabs>
          <w:tab w:val="num" w:pos="2741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3281" w:hanging="924"/>
        <w:tabs>
          <w:tab w:val="num" w:pos="3281" w:leader="none"/>
        </w:tabs>
      </w:pPr>
    </w:lvl>
    <w:lvl w:ilvl="3">
      <w:start w:val="1"/>
      <w:numFmt w:val="bullet"/>
      <w:isLgl w:val="false"/>
      <w:suff w:val="tab"/>
      <w:lvlText w:val=""/>
      <w:lvlJc w:val="left"/>
      <w:pPr>
        <w:ind w:left="3821" w:hanging="924"/>
        <w:tabs>
          <w:tab w:val="num" w:pos="3821" w:leader="none"/>
        </w:tabs>
      </w:pPr>
      <w:rPr>
        <w:rFonts w:hint="default" w:ascii="Symbol" w:hAnsi="Symbol" w:cs="Symbol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517" w:hanging="1080"/>
        <w:tabs>
          <w:tab w:val="num" w:pos="4517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057" w:hanging="1080"/>
        <w:tabs>
          <w:tab w:val="num" w:pos="5057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597" w:hanging="1080"/>
        <w:tabs>
          <w:tab w:val="num" w:pos="5597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97" w:hanging="1440"/>
        <w:tabs>
          <w:tab w:val="num" w:pos="6497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37" w:hanging="1440"/>
        <w:tabs>
          <w:tab w:val="num" w:pos="7037" w:leader="none"/>
        </w:tabs>
      </w:pPr>
    </w:lvl>
  </w:abstractNum>
  <w:abstractNum w:abstractNumId="3">
    <w:multiLevelType w:val="hybridMultilevel"/>
    <w:lvl w:ilvl="0">
      <w:start w:val="1"/>
      <w:numFmt w:val="bullet"/>
      <w:pStyle w:val="1187"/>
      <w:isLgl w:val="false"/>
      <w:suff w:val="tab"/>
      <w:lvlText w:val="–"/>
      <w:lvlJc w:val="left"/>
      <w:pPr>
        <w:ind w:left="720" w:hanging="360"/>
        <w:tabs>
          <w:tab w:val="num" w:pos="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">
    <w:multiLevelType w:val="hybridMultilevel"/>
    <w:lvl w:ilvl="0">
      <w:start w:val="1"/>
      <w:numFmt w:val="decimal"/>
      <w:pStyle w:val="1193"/>
      <w:isLgl w:val="false"/>
      <w:suff w:val="space"/>
      <w:lvlText w:val="%1)"/>
      <w:lvlJc w:val="left"/>
      <w:pPr>
        <w:ind w:left="0" w:firstLine="851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2)"/>
      <w:lvlJc w:val="left"/>
      <w:pPr>
        <w:ind w:left="0" w:firstLine="1701"/>
        <w:tabs>
          <w:tab w:val="num" w:pos="0" w:leader="none"/>
        </w:tabs>
      </w:pPr>
    </w:lvl>
    <w:lvl w:ilvl="2">
      <w:start w:val="1"/>
      <w:numFmt w:val="decimal"/>
      <w:isLgl w:val="false"/>
      <w:suff w:val="space"/>
      <w:lvlText w:val="%3)"/>
      <w:lvlJc w:val="left"/>
      <w:pPr>
        <w:ind w:left="0" w:firstLine="2552"/>
        <w:tabs>
          <w:tab w:val="num" w:pos="0" w:leader="none"/>
        </w:tabs>
      </w:pPr>
    </w:lvl>
    <w:lvl w:ilvl="3">
      <w:start w:val="1"/>
      <w:numFmt w:val="bullet"/>
      <w:isLgl w:val="false"/>
      <w:suff w:val="tab"/>
      <w:lvlText w:val=""/>
      <w:lvlJc w:val="left"/>
      <w:pPr>
        <w:ind w:left="2831" w:hanging="360"/>
        <w:tabs>
          <w:tab w:val="num" w:pos="2831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51" w:hanging="360"/>
        <w:tabs>
          <w:tab w:val="num" w:pos="3551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71" w:hanging="360"/>
        <w:tabs>
          <w:tab w:val="num" w:pos="4271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91" w:hanging="360"/>
        <w:tabs>
          <w:tab w:val="num" w:pos="4991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11" w:hanging="360"/>
        <w:tabs>
          <w:tab w:val="num" w:pos="5711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31" w:hanging="360"/>
        <w:tabs>
          <w:tab w:val="num" w:pos="6431" w:leader="none"/>
        </w:tabs>
      </w:pPr>
      <w:rPr>
        <w:rFonts w:hint="default" w:ascii="Wingdings" w:hAnsi="Wingdings" w:cs="Wingdings"/>
      </w:rPr>
    </w:lvl>
  </w:abstractNum>
  <w:abstractNum w:abstractNumId="5">
    <w:multiLevelType w:val="hybridMultilevel"/>
    <w:lvl w:ilvl="0">
      <w:start w:val="1"/>
      <w:numFmt w:val="decimal"/>
      <w:pStyle w:val="1210"/>
      <w:isLgl w:val="false"/>
      <w:suff w:val="space"/>
      <w:lvlText w:val="%1.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1.%2."/>
      <w:lvlJc w:val="left"/>
      <w:pPr>
        <w:ind w:left="0" w:firstLine="0"/>
        <w:tabs>
          <w:tab w:val="num" w:pos="0" w:leader="none"/>
        </w:tabs>
      </w:pPr>
      <w:rPr>
        <w:rFonts w:ascii="Times New Roman Полужирный" w:hAnsi="Times New Roman Полужирный"/>
        <w:b w:val="0"/>
        <w:bCs/>
        <w:i w:val="0"/>
        <w:iCs w:val="0"/>
        <w:caps w:val="0"/>
        <w:smallCaps w:val="0"/>
        <w:strike w:val="0"/>
        <w:vanish w:val="0"/>
        <w:color w:val="000000"/>
        <w:position w:val="0"/>
        <w:sz w:val="24"/>
        <w:szCs w:val="28"/>
        <w:vertAlign w:val="baseline"/>
      </w:rPr>
    </w:lvl>
    <w:lvl w:ilvl="2">
      <w:start w:val="1"/>
      <w:numFmt w:val="decimal"/>
      <w:isLgl w:val="false"/>
      <w:suff w:val="space"/>
      <w:lvlText w:val="%1.%2.%3."/>
      <w:lvlJc w:val="left"/>
      <w:pPr>
        <w:ind w:left="0" w:firstLine="0"/>
        <w:tabs>
          <w:tab w:val="num" w:pos="0" w:leader="none"/>
        </w:tabs>
      </w:pPr>
      <w:rPr>
        <w:rFonts w:ascii="Times New Roman Полужирный" w:hAnsi="Times New Roman Полужирный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3">
      <w:start w:val="1"/>
      <w:numFmt w:val="decimal"/>
      <w:isLgl w:val="false"/>
      <w:suff w:val="space"/>
      <w:lvlText w:val="%1.%2.%3.%4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 w:cs="Times New Roman"/>
        <w:b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isLgl w:val="false"/>
      <w:suff w:val="space"/>
      <w:lvlText w:val="%1.%2.%3.%4.%5"/>
      <w:lvlJc w:val="left"/>
      <w:pPr>
        <w:ind w:left="357" w:hanging="357"/>
        <w:tabs>
          <w:tab w:val="num" w:pos="0" w:leader="none"/>
        </w:tabs>
      </w:pPr>
      <w:rPr>
        <w:rFonts w:ascii="Times New Roman" w:hAnsi="Times New Roman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5">
      <w:start w:val="1"/>
      <w:numFmt w:val="decimal"/>
      <w:isLgl w:val="false"/>
      <w:suff w:val="space"/>
      <w:lvlText w:val="%1.%2.%6."/>
      <w:lvlJc w:val="left"/>
      <w:pPr>
        <w:ind w:left="360" w:firstLine="0"/>
        <w:tabs>
          <w:tab w:val="num" w:pos="0" w:leader="none"/>
        </w:tabs>
      </w:pPr>
    </w:lvl>
    <w:lvl w:ilvl="6">
      <w:start w:val="1"/>
      <w:numFmt w:val="decimal"/>
      <w:isLgl w:val="false"/>
      <w:suff w:val="space"/>
      <w:lvlText w:val="%1.%2.%6.%7."/>
      <w:lvlJc w:val="left"/>
      <w:pPr>
        <w:ind w:left="360" w:firstLine="0"/>
        <w:tabs>
          <w:tab w:val="num" w:pos="0" w:leader="none"/>
        </w:tabs>
      </w:pPr>
    </w:lvl>
    <w:lvl w:ilvl="7">
      <w:start w:val="1"/>
      <w:numFmt w:val="decimal"/>
      <w:isLgl w:val="false"/>
      <w:suff w:val="space"/>
      <w:lvlText w:val="Рисунок %8 - "/>
      <w:lvlJc w:val="left"/>
      <w:pPr>
        <w:ind w:left="2160" w:hanging="1800"/>
        <w:tabs>
          <w:tab w:val="num" w:pos="0" w:leader="none"/>
        </w:tabs>
      </w:pPr>
    </w:lvl>
    <w:lvl w:ilvl="8">
      <w:start w:val="1"/>
      <w:numFmt w:val="decimal"/>
      <w:isLgl w:val="false"/>
      <w:suff w:val="space"/>
      <w:lvlText w:val="Таблица %9 -"/>
      <w:lvlJc w:val="left"/>
      <w:pPr>
        <w:ind w:left="710" w:firstLine="0"/>
        <w:tabs>
          <w:tab w:val="num" w:pos="0" w:leader="none"/>
        </w:tabs>
      </w:pPr>
    </w:lvl>
  </w:abstractNum>
  <w:abstractNum w:abstractNumId="6">
    <w:multiLevelType w:val="hybridMultilevel"/>
    <w:lvl w:ilvl="0">
      <w:start w:val="1"/>
      <w:numFmt w:val="bullet"/>
      <w:pStyle w:val="1204"/>
      <w:isLgl w:val="false"/>
      <w:suff w:val="tab"/>
      <w:lvlText w:val="-"/>
      <w:lvlJc w:val="left"/>
      <w:pPr>
        <w:ind w:left="1083" w:hanging="363"/>
        <w:tabs>
          <w:tab w:val="num" w:pos="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7">
    <w:multiLevelType w:val="hybridMultilevel"/>
    <w:lvl w:ilvl="0">
      <w:start w:val="1"/>
      <w:numFmt w:val="decimal"/>
      <w:pStyle w:val="1206"/>
      <w:isLgl w:val="false"/>
      <w:suff w:val="space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1.%2."/>
      <w:lvlJc w:val="left"/>
      <w:pPr>
        <w:ind w:left="720" w:hanging="720"/>
        <w:tabs>
          <w:tab w:val="num" w:pos="0" w:leader="none"/>
        </w:tabs>
      </w:pPr>
      <w:rPr>
        <w:b/>
        <w:i w:val="0"/>
      </w:rPr>
    </w:lvl>
    <w:lvl w:ilvl="2">
      <w:start w:val="1"/>
      <w:numFmt w:val="decimal"/>
      <w:isLgl w:val="false"/>
      <w:suff w:val="space"/>
      <w:lvlText w:val="%1.%2.%3."/>
      <w:lvlJc w:val="left"/>
      <w:pPr>
        <w:ind w:left="720" w:hanging="720"/>
        <w:tabs>
          <w:tab w:val="num" w:pos="0" w:leader="none"/>
        </w:tabs>
      </w:pPr>
      <w:rPr>
        <w:lang w:val="ru-RU"/>
      </w:rPr>
    </w:lvl>
    <w:lvl w:ilvl="3">
      <w:start w:val="1"/>
      <w:numFmt w:val="decimal"/>
      <w:isLgl w:val="false"/>
      <w:suff w:val="space"/>
      <w:lvlText w:val="%1.%2.%3.%4."/>
      <w:lvlJc w:val="left"/>
      <w:pPr>
        <w:ind w:left="1080" w:hanging="1080"/>
        <w:tabs>
          <w:tab w:val="num" w:pos="0" w:leader="none"/>
        </w:tabs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0"/>
        <w:u w:val="none"/>
        <w:vertAlign w:val="baseline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800" w:hanging="1800"/>
        <w:tabs>
          <w:tab w:val="num" w:pos="1800" w:leader="none"/>
        </w:tabs>
      </w:pPr>
    </w:lvl>
    <w:lvl w:ilvl="7">
      <w:start w:val="1"/>
      <w:numFmt w:val="decimal"/>
      <w:isLgl w:val="false"/>
      <w:suff w:val="space"/>
      <w:lvlText w:val="Рисунок - %8"/>
      <w:lvlJc w:val="left"/>
      <w:pPr>
        <w:ind w:left="1800" w:hanging="1800"/>
        <w:tabs>
          <w:tab w:val="num" w:pos="0" w:leader="none"/>
        </w:tabs>
      </w:pPr>
    </w:lvl>
    <w:lvl w:ilvl="8">
      <w:start w:val="1"/>
      <w:numFmt w:val="decimal"/>
      <w:isLgl w:val="false"/>
      <w:suff w:val="space"/>
      <w:lvlText w:val="Таблица - %9"/>
      <w:lvlJc w:val="left"/>
      <w:pPr>
        <w:ind w:left="2160" w:hanging="2160"/>
        <w:tabs>
          <w:tab w:val="num" w:pos="0" w:leader="none"/>
        </w:tabs>
      </w:pPr>
    </w:lvl>
  </w:abstractNum>
  <w:abstractNum w:abstractNumId="8">
    <w:multiLevelType w:val="hybridMultilevel"/>
    <w:lvl w:ilvl="0">
      <w:start w:val="1"/>
      <w:numFmt w:val="bullet"/>
      <w:pStyle w:val="1203"/>
      <w:isLgl w:val="false"/>
      <w:suff w:val="tab"/>
      <w:lvlText w:val="-"/>
      <w:lvlJc w:val="left"/>
      <w:pPr>
        <w:ind w:left="363" w:hanging="363"/>
        <w:tabs>
          <w:tab w:val="num" w:pos="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9">
    <w:multiLevelType w:val="hybridMultilevel"/>
    <w:lvl w:ilvl="0">
      <w:start w:val="1"/>
      <w:numFmt w:val="bullet"/>
      <w:pStyle w:val="1224"/>
      <w:isLgl w:val="false"/>
      <w:suff w:val="tab"/>
      <w:lvlText w:val="-"/>
      <w:lvlJc w:val="left"/>
      <w:pPr>
        <w:ind w:left="1407" w:hanging="363"/>
        <w:tabs>
          <w:tab w:val="num" w:pos="1407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space"/>
      <w:lvlText w:val="-"/>
      <w:lvlJc w:val="left"/>
      <w:pPr>
        <w:ind w:left="1758" w:hanging="170"/>
        <w:tabs>
          <w:tab w:val="num" w:pos="0" w:leader="none"/>
        </w:tabs>
      </w:pPr>
      <w:rPr>
        <w:rFonts w:hint="default" w:ascii="Times New Roman" w:hAnsi="Times New Roman" w:cs="Times New Roman"/>
      </w:rPr>
    </w:lvl>
    <w:lvl w:ilvl="2">
      <w:start w:val="1"/>
      <w:numFmt w:val="bullet"/>
      <w:isLgl w:val="false"/>
      <w:suff w:val="space"/>
      <w:lvlText w:val=""/>
      <w:lvlJc w:val="left"/>
      <w:pPr>
        <w:ind w:left="2839" w:hanging="148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3" w:hanging="360"/>
        <w:tabs>
          <w:tab w:val="num" w:pos="2883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3" w:hanging="360"/>
        <w:tabs>
          <w:tab w:val="num" w:pos="3603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3" w:hanging="360"/>
        <w:tabs>
          <w:tab w:val="num" w:pos="4323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3" w:hanging="360"/>
        <w:tabs>
          <w:tab w:val="num" w:pos="5043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3" w:hanging="360"/>
        <w:tabs>
          <w:tab w:val="num" w:pos="5763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3" w:hanging="360"/>
        <w:tabs>
          <w:tab w:val="num" w:pos="6483" w:leader="none"/>
        </w:tabs>
      </w:pPr>
      <w:rPr>
        <w:rFonts w:hint="default" w:ascii="Wingdings" w:hAnsi="Wingdings" w:cs="Wingdings"/>
      </w:rPr>
    </w:lvl>
  </w:abstractNum>
  <w:abstractNum w:abstractNumId="10">
    <w:multiLevelType w:val="hybridMultilevel"/>
    <w:lvl w:ilvl="0">
      <w:start w:val="1"/>
      <w:numFmt w:val="decimal"/>
      <w:pStyle w:val="1208"/>
      <w:isLgl w:val="false"/>
      <w:suff w:val="space"/>
      <w:lvlText w:val="%1.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1.%2."/>
      <w:lvlJc w:val="left"/>
      <w:pPr>
        <w:ind w:left="1134" w:firstLine="0"/>
        <w:tabs>
          <w:tab w:val="num" w:pos="0" w:leader="none"/>
        </w:tabs>
      </w:pPr>
    </w:lvl>
    <w:lvl w:ilvl="2">
      <w:start w:val="1"/>
      <w:numFmt w:val="decimal"/>
      <w:isLgl w:val="false"/>
      <w:suff w:val="space"/>
      <w:lvlText w:val="%1.%2.%3."/>
      <w:lvlJc w:val="left"/>
      <w:pPr>
        <w:ind w:left="1701" w:firstLine="0"/>
        <w:tabs>
          <w:tab w:val="num" w:pos="0" w:leader="none"/>
        </w:tabs>
      </w:pPr>
    </w:lvl>
    <w:lvl w:ilvl="3">
      <w:start w:val="1"/>
      <w:numFmt w:val="decimal"/>
      <w:isLgl w:val="false"/>
      <w:suff w:val="space"/>
      <w:lvlText w:val="%1.%2.%3.%4"/>
      <w:lvlJc w:val="left"/>
      <w:pPr>
        <w:ind w:left="1701" w:firstLine="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980" w:hanging="1080"/>
        <w:tabs>
          <w:tab w:val="num" w:pos="19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132" w:hanging="1440"/>
        <w:tabs>
          <w:tab w:val="num" w:pos="4132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849" w:hanging="1800"/>
        <w:tabs>
          <w:tab w:val="num" w:pos="4849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206" w:hanging="1800"/>
        <w:tabs>
          <w:tab w:val="num" w:pos="5206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923" w:hanging="2160"/>
        <w:tabs>
          <w:tab w:val="num" w:pos="5923" w:leader="none"/>
        </w:tabs>
      </w:pPr>
    </w:lvl>
  </w:abstractNum>
  <w:abstractNum w:abstractNumId="11">
    <w:multiLevelType w:val="hybridMultilevel"/>
    <w:lvl w:ilvl="0">
      <w:start w:val="1"/>
      <w:numFmt w:val="none"/>
      <w:pStyle w:val="1214"/>
      <w:isLgl w:val="false"/>
      <w:suff w:val="nothing"/>
      <w:lvlText w:val="%1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%2"/>
      <w:lvlJc w:val="left"/>
      <w:pPr>
        <w:ind w:left="4819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%3"/>
      <w:lvlJc w:val="left"/>
      <w:pPr>
        <w:ind w:left="567" w:firstLine="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pStyle w:val="1212"/>
      <w:isLgl w:val="false"/>
      <w:suff w:val="space"/>
      <w:lvlText w:val="%1.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1.%2."/>
      <w:lvlJc w:val="left"/>
      <w:pPr>
        <w:ind w:left="284" w:firstLine="0"/>
        <w:tabs>
          <w:tab w:val="num" w:pos="0" w:leader="none"/>
        </w:tabs>
      </w:pPr>
    </w:lvl>
    <w:lvl w:ilvl="2">
      <w:start w:val="1"/>
      <w:numFmt w:val="decimal"/>
      <w:isLgl w:val="false"/>
      <w:suff w:val="space"/>
      <w:lvlText w:val="%1.%2.%3."/>
      <w:lvlJc w:val="left"/>
      <w:pPr>
        <w:ind w:left="567" w:firstLine="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3">
    <w:multiLevelType w:val="hybridMultilevel"/>
    <w:lvl w:ilvl="0">
      <w:start w:val="1"/>
      <w:numFmt w:val="bullet"/>
      <w:pStyle w:val="1240"/>
      <w:isLgl w:val="false"/>
      <w:suff w:val="tab"/>
      <w:lvlText w:val="-"/>
      <w:lvlJc w:val="left"/>
      <w:pPr>
        <w:ind w:left="473" w:hanging="113"/>
        <w:tabs>
          <w:tab w:val="num" w:pos="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 w:cs="Wingdings"/>
      </w:rPr>
    </w:lvl>
  </w:abstractNum>
  <w:abstractNum w:abstractNumId="14">
    <w:multiLevelType w:val="hybridMultilevel"/>
    <w:lvl w:ilvl="0">
      <w:start w:val="1"/>
      <w:numFmt w:val="decimal"/>
      <w:pStyle w:val="1242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sz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648" w:hanging="648"/>
        <w:tabs>
          <w:tab w:val="num" w:pos="10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8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936" w:hanging="936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15">
    <w:multiLevelType w:val="hybridMultilevel"/>
    <w:lvl w:ilvl="0">
      <w:start w:val="1"/>
      <w:numFmt w:val="bullet"/>
      <w:pStyle w:val="1243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16">
    <w:multiLevelType w:val="hybridMultilevel"/>
    <w:lvl w:ilvl="0">
      <w:start w:val="1"/>
      <w:numFmt w:val="bullet"/>
      <w:pStyle w:val="1245"/>
      <w:isLgl w:val="false"/>
      <w:suff w:val="tab"/>
      <w:lvlText w:val=""/>
      <w:lvlJc w:val="left"/>
      <w:pPr>
        <w:ind w:left="1134" w:hanging="414"/>
        <w:tabs>
          <w:tab w:val="num" w:pos="1134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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 w:cs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pStyle w:val="1254"/>
      <w:isLgl w:val="false"/>
      <w:suff w:val="tab"/>
      <w:lvlText w:val="%1."/>
      <w:lvlJc w:val="center"/>
      <w:pPr>
        <w:ind w:left="0" w:firstLine="0"/>
        <w:tabs>
          <w:tab w:val="num" w:pos="0" w:leader="none"/>
        </w:tabs>
      </w:pPr>
      <w:rPr>
        <w:b/>
        <w:i w:val="0"/>
      </w:rPr>
    </w:lvl>
    <w:lvl w:ilvl="1">
      <w:start w:val="1"/>
      <w:numFmt w:val="decimal"/>
      <w:isLgl w:val="false"/>
      <w:suff w:val="tab"/>
      <w:lvlText w:val="%1.%2"/>
      <w:lvlJc w:val="left"/>
      <w:pPr>
        <w:ind w:left="0" w:firstLine="567"/>
        <w:tabs>
          <w:tab w:val="num" w:pos="1418" w:leader="none"/>
        </w:tabs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isLgl w:val="false"/>
      <w:suff w:val="tab"/>
      <w:lvlText w:val="%1.%2.%3"/>
      <w:lvlJc w:val="left"/>
      <w:pPr>
        <w:ind w:left="0" w:firstLine="567"/>
        <w:tabs>
          <w:tab w:val="num" w:pos="1418" w:leader="none"/>
        </w:tabs>
      </w:pPr>
      <w:rPr>
        <w:b w:val="0"/>
        <w:bCs w:val="0"/>
        <w:i w:val="0"/>
        <w:iCs w:val="0"/>
      </w:rPr>
    </w:lvl>
    <w:lvl w:ilvl="3">
      <w:start w:val="1"/>
      <w:numFmt w:val="russianLower"/>
      <w:isLgl w:val="false"/>
      <w:suff w:val="tab"/>
      <w:lvlText w:val="%4)"/>
      <w:lvlJc w:val="left"/>
      <w:pPr>
        <w:ind w:left="0" w:firstLine="567"/>
        <w:tabs>
          <w:tab w:val="num" w:pos="1418" w:leader="none"/>
        </w:tabs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0"/>
        <w:u w:val="none"/>
        <w:vertAlign w:val="baseline"/>
      </w:rPr>
    </w:lvl>
    <w:lvl w:ilvl="4">
      <w:start w:val="1"/>
      <w:numFmt w:val="lowerLetter"/>
      <w:isLgl w:val="false"/>
      <w:suff w:val="tab"/>
      <w:lvlText w:val="%5)"/>
      <w:lvlJc w:val="left"/>
      <w:pPr>
        <w:ind w:left="1134" w:hanging="567"/>
        <w:tabs>
          <w:tab w:val="num" w:pos="1134" w:leader="none"/>
        </w:tabs>
      </w:pPr>
    </w:lvl>
    <w:lvl w:ilvl="5">
      <w:start w:val="1"/>
      <w:numFmt w:val="bullet"/>
      <w:isLgl w:val="false"/>
      <w:suff w:val="tab"/>
      <w:lvlText w:val=""/>
      <w:lvlJc w:val="left"/>
      <w:pPr>
        <w:ind w:left="1701" w:hanging="567"/>
        <w:tabs>
          <w:tab w:val="num" w:pos="1701" w:leader="none"/>
        </w:tabs>
      </w:pPr>
      <w:rPr>
        <w:rFonts w:hint="default" w:ascii="Symbol" w:hAnsi="Symbol" w:cs="Symbol"/>
      </w:rPr>
    </w:lvl>
    <w:lvl w:ilvl="6">
      <w:start w:val="1"/>
      <w:numFmt w:val="lowerLetter"/>
      <w:isLgl w:val="false"/>
      <w:suff w:val="tab"/>
      <w:lvlText w:val="%5%6%7)"/>
      <w:lvlJc w:val="left"/>
      <w:pPr>
        <w:ind w:left="2268" w:hanging="567"/>
        <w:tabs>
          <w:tab w:val="num" w:pos="226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322" w:hanging="1224"/>
        <w:tabs>
          <w:tab w:val="num" w:pos="397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898" w:hanging="1440"/>
        <w:tabs>
          <w:tab w:val="num" w:pos="4698" w:leader="none"/>
        </w:tabs>
      </w:pPr>
    </w:lvl>
  </w:abstractNum>
  <w:abstractNum w:abstractNumId="18">
    <w:multiLevelType w:val="hybridMultilevel"/>
    <w:lvl w:ilvl="0">
      <w:start w:val="1"/>
      <w:numFmt w:val="bullet"/>
      <w:pStyle w:val="1257"/>
      <w:isLgl w:val="false"/>
      <w:suff w:val="tab"/>
      <w:lvlText w:val="-"/>
      <w:lvlJc w:val="left"/>
      <w:pPr>
        <w:ind w:left="1080" w:hanging="360"/>
        <w:tabs>
          <w:tab w:val="num" w:pos="108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  <w:tabs>
          <w:tab w:val="num" w:pos="180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  <w:tabs>
          <w:tab w:val="num" w:pos="252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  <w:tabs>
          <w:tab w:val="num" w:pos="324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  <w:tabs>
          <w:tab w:val="num" w:pos="396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  <w:tabs>
          <w:tab w:val="num" w:pos="468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  <w:tabs>
          <w:tab w:val="num" w:pos="540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  <w:tabs>
          <w:tab w:val="num" w:pos="612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  <w:tabs>
          <w:tab w:val="num" w:pos="6840" w:leader="none"/>
        </w:tabs>
      </w:pPr>
      <w:rPr>
        <w:rFonts w:hint="default" w:ascii="Wingdings" w:hAnsi="Wingdings" w:cs="Wingdings"/>
      </w:rPr>
    </w:lvl>
  </w:abstractNum>
  <w:abstractNum w:abstractNumId="19">
    <w:multiLevelType w:val="hybridMultilevel"/>
    <w:lvl w:ilvl="0">
      <w:start w:val="1"/>
      <w:numFmt w:val="bullet"/>
      <w:pStyle w:val="1258"/>
      <w:isLgl w:val="false"/>
      <w:suff w:val="tab"/>
      <w:lvlText w:val="–"/>
      <w:lvlJc w:val="left"/>
      <w:pPr>
        <w:ind w:left="1620" w:hanging="769"/>
        <w:tabs>
          <w:tab w:val="num" w:pos="162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20">
    <w:multiLevelType w:val="hybridMultilevel"/>
    <w:lvl w:ilvl="0">
      <w:start w:val="1"/>
      <w:numFmt w:val="bullet"/>
      <w:pStyle w:val="1260"/>
      <w:isLgl w:val="false"/>
      <w:suff w:val="tab"/>
      <w:lvlText w:val=""/>
      <w:lvlJc w:val="left"/>
      <w:pPr>
        <w:ind w:left="7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41" w:hanging="1041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15" w:hanging="615"/>
        <w:tabs>
          <w:tab w:val="num" w:pos="0" w:leader="none"/>
        </w:tabs>
      </w:pPr>
      <w:rPr>
        <w:rFonts w:ascii="Calibri" w:hAnsi="Calibri" w:cs="Calibri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15" w:hanging="388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4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WenQuanYi Micro Hei" w:cs="Lohit Devanagari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7">
    <w:name w:val="Table Grid"/>
    <w:basedOn w:val="132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68">
    <w:name w:val="Table Grid Light"/>
    <w:basedOn w:val="13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69">
    <w:name w:val="Plain Table 1"/>
    <w:basedOn w:val="13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0">
    <w:name w:val="Plain Table 2"/>
    <w:basedOn w:val="132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71">
    <w:name w:val="Plain Table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2">
    <w:name w:val="Plain Table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Plain Table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4">
    <w:name w:val="Grid Table 1 Light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Grid Table 1 Light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Grid Table 1 Light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Grid Table 1 Light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Grid Table 1 Light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Grid Table 1 Light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Grid Table 1 Light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Grid Table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Grid Table 2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Grid Table 2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Grid Table 2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Grid Table 2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Grid Table 2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>
    <w:name w:val="Grid Table 2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>
    <w:name w:val="Grid Table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Grid Table 3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>
    <w:name w:val="Grid Table 3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Grid Table 3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Grid Table 3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>
    <w:name w:val="Grid Table 3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Grid Table 3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Grid Table 4"/>
    <w:basedOn w:val="13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6">
    <w:name w:val="Grid Table 4 - Accent 1"/>
    <w:basedOn w:val="13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97">
    <w:name w:val="Grid Table 4 - Accent 2"/>
    <w:basedOn w:val="13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98">
    <w:name w:val="Grid Table 4 - Accent 3"/>
    <w:basedOn w:val="13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99">
    <w:name w:val="Grid Table 4 - Accent 4"/>
    <w:basedOn w:val="13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00">
    <w:name w:val="Grid Table 4 - Accent 5"/>
    <w:basedOn w:val="13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01">
    <w:name w:val="Grid Table 4 - Accent 6"/>
    <w:basedOn w:val="13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02">
    <w:name w:val="Grid Table 5 Dark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03">
    <w:name w:val="Grid Table 5 Dark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04">
    <w:name w:val="Grid Table 5 Dark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05">
    <w:name w:val="Grid Table 5 Dark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06">
    <w:name w:val="Grid Table 5 Dark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07">
    <w:name w:val="Grid Table 5 Dark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8">
    <w:name w:val="Grid Table 5 Dark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9">
    <w:name w:val="Grid Table 6 Colorful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0">
    <w:name w:val="Grid Table 6 Colorful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1">
    <w:name w:val="Grid Table 6 Colorful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2">
    <w:name w:val="Grid Table 6 Colorful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13">
    <w:name w:val="Grid Table 6 Colorful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4">
    <w:name w:val="Grid Table 6 Colorful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15">
    <w:name w:val="Grid Table 6 Colorful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16">
    <w:name w:val="Grid Table 7 Colorful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>
    <w:name w:val="Grid Table 7 Colorful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>
    <w:name w:val="Grid Table 7 Colorful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>
    <w:name w:val="Grid Table 7 Colorful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Grid Table 7 Colorful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>
    <w:name w:val="Grid Table 7 Colorful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>
    <w:name w:val="Grid Table 7 Colorful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>
    <w:name w:val="List Table 1 Light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>
    <w:name w:val="List Table 1 Light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>
    <w:name w:val="List Table 1 Light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>
    <w:name w:val="List Table 1 Light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List Table 1 Light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>
    <w:name w:val="List Table 1 Light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>
    <w:name w:val="List Table 1 Light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List Table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31">
    <w:name w:val="List Table 2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32">
    <w:name w:val="List Table 2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33">
    <w:name w:val="List Table 2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34">
    <w:name w:val="List Table 2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35">
    <w:name w:val="List Table 2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36">
    <w:name w:val="List Table 2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37">
    <w:name w:val="List Table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>
    <w:name w:val="List Table 3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>
    <w:name w:val="List Table 3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>
    <w:name w:val="List Table 3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>
    <w:name w:val="List Table 3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>
    <w:name w:val="List Table 3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>
    <w:name w:val="List Table 3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>
    <w:name w:val="List Table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>
    <w:name w:val="List Table 4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List Table 4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>
    <w:name w:val="List Table 4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List Table 4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List Table 4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List Table 4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List Table 5 Dark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2">
    <w:name w:val="List Table 5 Dark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3">
    <w:name w:val="List Table 5 Dark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4">
    <w:name w:val="List Table 5 Dark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5">
    <w:name w:val="List Table 5 Dark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6">
    <w:name w:val="List Table 5 Dark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7">
    <w:name w:val="List Table 5 Dark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8">
    <w:name w:val="List Table 6 Colorful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59">
    <w:name w:val="List Table 6 Colorful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60">
    <w:name w:val="List Table 6 Colorful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61">
    <w:name w:val="List Table 6 Colorful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62">
    <w:name w:val="List Table 6 Colorful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63">
    <w:name w:val="List Table 6 Colorful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64">
    <w:name w:val="List Table 6 Colorful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65">
    <w:name w:val="List Table 7 Colorful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66">
    <w:name w:val="List Table 7 Colorful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67">
    <w:name w:val="List Table 7 Colorful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68">
    <w:name w:val="List Table 7 Colorful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69">
    <w:name w:val="List Table 7 Colorful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70">
    <w:name w:val="List Table 7 Colorful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71">
    <w:name w:val="List Table 7 Colorful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72">
    <w:name w:val="Lined - Accent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73">
    <w:name w:val="Lined - Accent 1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74">
    <w:name w:val="Lined - Accent 2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75">
    <w:name w:val="Lined - Accent 3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76">
    <w:name w:val="Lined - Accent 4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77">
    <w:name w:val="Lined - Accent 5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78">
    <w:name w:val="Lined - Accent 6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79">
    <w:name w:val="Bordered &amp; Lined - Accent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80">
    <w:name w:val="Bordered &amp; Lined - Accent 1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81">
    <w:name w:val="Bordered &amp; Lined - Accent 2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82">
    <w:name w:val="Bordered &amp; Lined - Accent 3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83">
    <w:name w:val="Bordered &amp; Lined - Accent 4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84">
    <w:name w:val="Bordered &amp; Lined - Accent 5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85">
    <w:name w:val="Bordered &amp; Lined - Accent 6"/>
    <w:basedOn w:val="13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86">
    <w:name w:val="Bordered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87">
    <w:name w:val="Bordered - Accent 1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88">
    <w:name w:val="Bordered - Accent 2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89">
    <w:name w:val="Bordered - Accent 3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90">
    <w:name w:val="Bordered - Accent 4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91">
    <w:name w:val="Bordered - Accent 5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92">
    <w:name w:val="Bordered - Accent 6"/>
    <w:basedOn w:val="13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993" w:default="1">
    <w:name w:val="Normal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994">
    <w:name w:val="Heading 1"/>
    <w:basedOn w:val="993"/>
    <w:qFormat/>
    <w:pPr>
      <w:ind w:right="-766"/>
      <w:keepNext/>
      <w:outlineLvl w:val="0"/>
    </w:pPr>
    <w:rPr>
      <w:b/>
      <w:sz w:val="24"/>
    </w:rPr>
  </w:style>
  <w:style w:type="paragraph" w:styleId="995">
    <w:name w:val="Heading 2"/>
    <w:basedOn w:val="993"/>
    <w:qFormat/>
    <w:pPr>
      <w:ind w:right="-341"/>
      <w:keepNext/>
      <w:outlineLvl w:val="1"/>
    </w:pPr>
    <w:rPr>
      <w:b/>
      <w:sz w:val="24"/>
    </w:rPr>
  </w:style>
  <w:style w:type="paragraph" w:styleId="996">
    <w:name w:val="Heading 3"/>
    <w:basedOn w:val="993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997">
    <w:name w:val="Heading 4"/>
    <w:basedOn w:val="993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998">
    <w:name w:val="Heading 5"/>
    <w:basedOn w:val="993"/>
    <w:qFormat/>
    <w:pPr>
      <w:jc w:val="both"/>
      <w:keepNext/>
      <w:spacing w:before="240" w:after="60" w:line="288" w:lineRule="auto"/>
      <w:outlineLvl w:val="4"/>
    </w:pPr>
    <w:rPr>
      <w:sz w:val="22"/>
      <w:szCs w:val="22"/>
    </w:rPr>
  </w:style>
  <w:style w:type="paragraph" w:styleId="999">
    <w:name w:val="Heading 6"/>
    <w:basedOn w:val="993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1000">
    <w:name w:val="Heading 7"/>
    <w:basedOn w:val="993"/>
    <w:qFormat/>
    <w:pPr>
      <w:jc w:val="both"/>
      <w:spacing w:before="240" w:after="60" w:line="288" w:lineRule="auto"/>
      <w:outlineLvl w:val="6"/>
    </w:pPr>
    <w:rPr>
      <w:sz w:val="24"/>
      <w:szCs w:val="24"/>
    </w:rPr>
  </w:style>
  <w:style w:type="paragraph" w:styleId="1001">
    <w:name w:val="Heading 8"/>
    <w:basedOn w:val="993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1002">
    <w:name w:val="Heading 9"/>
    <w:basedOn w:val="993"/>
    <w:qFormat/>
    <w:pPr>
      <w:jc w:val="both"/>
      <w:spacing w:before="240" w:after="60" w:line="288" w:lineRule="auto"/>
      <w:outlineLvl w:val="8"/>
    </w:pPr>
    <w:rPr>
      <w:b/>
      <w:bCs/>
      <w:i/>
      <w:iCs/>
      <w:sz w:val="18"/>
      <w:szCs w:val="18"/>
    </w:rPr>
  </w:style>
  <w:style w:type="character" w:styleId="1003" w:default="1">
    <w:name w:val="Default Paragraph Font"/>
    <w:uiPriority w:val="1"/>
    <w:semiHidden/>
    <w:unhideWhenUsed/>
    <w:qFormat/>
  </w:style>
  <w:style w:type="character" w:styleId="1004">
    <w:name w:val="Hyperlink"/>
    <w:rPr>
      <w:color w:val="0563c1" w:themeColor="hyperlink"/>
      <w:u w:val="single"/>
    </w:rPr>
  </w:style>
  <w:style w:type="character" w:styleId="1005" w:customStyle="1">
    <w:name w:val="Heading 1 Char"/>
    <w:basedOn w:val="1003"/>
    <w:qFormat/>
    <w:rPr>
      <w:rFonts w:ascii="Arial" w:hAnsi="Arial" w:eastAsia="Arial" w:cs="Arial"/>
      <w:sz w:val="40"/>
      <w:szCs w:val="40"/>
    </w:rPr>
  </w:style>
  <w:style w:type="character" w:styleId="1006" w:customStyle="1">
    <w:name w:val="Heading 2 Char"/>
    <w:basedOn w:val="1003"/>
    <w:qFormat/>
    <w:rPr>
      <w:rFonts w:ascii="Arial" w:hAnsi="Arial" w:eastAsia="Arial" w:cs="Arial"/>
      <w:sz w:val="34"/>
    </w:rPr>
  </w:style>
  <w:style w:type="character" w:styleId="1007" w:customStyle="1">
    <w:name w:val="Heading 3 Char"/>
    <w:basedOn w:val="1003"/>
    <w:qFormat/>
    <w:rPr>
      <w:rFonts w:ascii="Arial" w:hAnsi="Arial" w:eastAsia="Arial" w:cs="Arial"/>
      <w:sz w:val="30"/>
      <w:szCs w:val="30"/>
    </w:rPr>
  </w:style>
  <w:style w:type="character" w:styleId="1008" w:customStyle="1">
    <w:name w:val="Heading 4 Char"/>
    <w:basedOn w:val="1003"/>
    <w:qFormat/>
    <w:rPr>
      <w:rFonts w:ascii="Arial" w:hAnsi="Arial" w:eastAsia="Arial" w:cs="Arial"/>
      <w:b/>
      <w:bCs/>
      <w:sz w:val="26"/>
      <w:szCs w:val="26"/>
    </w:rPr>
  </w:style>
  <w:style w:type="character" w:styleId="1009" w:customStyle="1">
    <w:name w:val="Heading 5 Char"/>
    <w:basedOn w:val="1003"/>
    <w:qFormat/>
    <w:rPr>
      <w:rFonts w:ascii="Arial" w:hAnsi="Arial" w:eastAsia="Arial" w:cs="Arial"/>
      <w:b/>
      <w:bCs/>
      <w:sz w:val="24"/>
      <w:szCs w:val="24"/>
    </w:rPr>
  </w:style>
  <w:style w:type="character" w:styleId="1010" w:customStyle="1">
    <w:name w:val="Heading 6 Char"/>
    <w:basedOn w:val="1003"/>
    <w:qFormat/>
    <w:rPr>
      <w:rFonts w:ascii="Arial" w:hAnsi="Arial" w:eastAsia="Arial" w:cs="Arial"/>
      <w:b/>
      <w:bCs/>
      <w:sz w:val="22"/>
      <w:szCs w:val="22"/>
    </w:rPr>
  </w:style>
  <w:style w:type="character" w:styleId="1011" w:customStyle="1">
    <w:name w:val="Heading 7 Char"/>
    <w:basedOn w:val="1003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1012" w:customStyle="1">
    <w:name w:val="Heading 8 Char"/>
    <w:basedOn w:val="1003"/>
    <w:qFormat/>
    <w:rPr>
      <w:rFonts w:ascii="Arial" w:hAnsi="Arial" w:eastAsia="Arial" w:cs="Arial"/>
      <w:i/>
      <w:iCs/>
      <w:sz w:val="22"/>
      <w:szCs w:val="22"/>
    </w:rPr>
  </w:style>
  <w:style w:type="character" w:styleId="1013" w:customStyle="1">
    <w:name w:val="Heading 9 Char"/>
    <w:basedOn w:val="1003"/>
    <w:qFormat/>
    <w:rPr>
      <w:rFonts w:ascii="Arial" w:hAnsi="Arial" w:eastAsia="Arial" w:cs="Arial"/>
      <w:i/>
      <w:iCs/>
      <w:sz w:val="21"/>
      <w:szCs w:val="21"/>
    </w:rPr>
  </w:style>
  <w:style w:type="character" w:styleId="1014" w:customStyle="1">
    <w:name w:val="Title Char"/>
    <w:basedOn w:val="1003"/>
    <w:qFormat/>
    <w:rPr>
      <w:sz w:val="48"/>
      <w:szCs w:val="48"/>
    </w:rPr>
  </w:style>
  <w:style w:type="character" w:styleId="1015" w:customStyle="1">
    <w:name w:val="Subtitle Char"/>
    <w:basedOn w:val="1003"/>
    <w:qFormat/>
    <w:rPr>
      <w:sz w:val="24"/>
      <w:szCs w:val="24"/>
    </w:rPr>
  </w:style>
  <w:style w:type="character" w:styleId="1016" w:customStyle="1">
    <w:name w:val="Quote Char"/>
    <w:qFormat/>
    <w:rPr>
      <w:i/>
    </w:rPr>
  </w:style>
  <w:style w:type="character" w:styleId="1017" w:customStyle="1">
    <w:name w:val="Intense Quote Char"/>
    <w:qFormat/>
    <w:rPr>
      <w:i/>
    </w:rPr>
  </w:style>
  <w:style w:type="character" w:styleId="1018" w:customStyle="1">
    <w:name w:val="Header Char"/>
    <w:basedOn w:val="1003"/>
    <w:qFormat/>
  </w:style>
  <w:style w:type="character" w:styleId="1019" w:customStyle="1">
    <w:name w:val="Footer Char"/>
    <w:basedOn w:val="1003"/>
    <w:qFormat/>
  </w:style>
  <w:style w:type="character" w:styleId="1020" w:customStyle="1">
    <w:name w:val="Caption Char"/>
    <w:qFormat/>
  </w:style>
  <w:style w:type="character" w:styleId="1021" w:customStyle="1">
    <w:name w:val="Гиперссылка1"/>
    <w:qFormat/>
    <w:rPr>
      <w:color w:val="0000ff"/>
      <w:u w:val="single"/>
    </w:rPr>
  </w:style>
  <w:style w:type="character" w:styleId="1022" w:customStyle="1">
    <w:name w:val="Footnote Text Char"/>
    <w:qFormat/>
    <w:rPr>
      <w:sz w:val="18"/>
    </w:rPr>
  </w:style>
  <w:style w:type="character" w:styleId="1023" w:customStyle="1">
    <w:name w:val="Символ сноски"/>
    <w:qFormat/>
    <w:rPr>
      <w:vertAlign w:val="superscript"/>
    </w:rPr>
  </w:style>
  <w:style w:type="character" w:styleId="1024">
    <w:name w:val="footnote reference"/>
    <w:rPr>
      <w:vertAlign w:val="superscript"/>
    </w:rPr>
  </w:style>
  <w:style w:type="character" w:styleId="1025" w:customStyle="1">
    <w:name w:val="Endnote Text Char"/>
    <w:qFormat/>
    <w:rPr>
      <w:sz w:val="20"/>
    </w:rPr>
  </w:style>
  <w:style w:type="character" w:styleId="1026" w:customStyle="1">
    <w:name w:val="Символ концевой сноски"/>
    <w:qFormat/>
    <w:rPr>
      <w:vertAlign w:val="superscript"/>
    </w:rPr>
  </w:style>
  <w:style w:type="character" w:styleId="1027">
    <w:name w:val="endnote reference"/>
    <w:rPr>
      <w:vertAlign w:val="superscript"/>
    </w:rPr>
  </w:style>
  <w:style w:type="character" w:styleId="1028" w:customStyle="1">
    <w:name w:val="Заголовок 6 Знак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1029" w:customStyle="1">
    <w:name w:val="Основной текст с отступом 3 Знак"/>
    <w:qFormat/>
    <w:rPr>
      <w:sz w:val="16"/>
      <w:szCs w:val="16"/>
    </w:rPr>
  </w:style>
  <w:style w:type="character" w:styleId="1030" w:customStyle="1">
    <w:name w:val="Текст сноски Знак1"/>
    <w:basedOn w:val="1003"/>
    <w:qFormat/>
  </w:style>
  <w:style w:type="character" w:styleId="1031" w:customStyle="1">
    <w:name w:val="Footnote Characters"/>
    <w:qFormat/>
    <w:rPr>
      <w:vertAlign w:val="superscript"/>
    </w:rPr>
  </w:style>
  <w:style w:type="character" w:styleId="1032" w:customStyle="1">
    <w:name w:val="Основной текст Знак"/>
    <w:basedOn w:val="1003"/>
    <w:qFormat/>
  </w:style>
  <w:style w:type="character" w:styleId="1033" w:customStyle="1">
    <w:name w:val="Верхний колонтитул Знак"/>
    <w:qFormat/>
    <w:rPr>
      <w:rFonts w:ascii="Arial" w:hAnsi="Arial" w:cs="Arial"/>
      <w:sz w:val="24"/>
    </w:rPr>
  </w:style>
  <w:style w:type="character" w:styleId="1034" w:customStyle="1">
    <w:name w:val="Верхний колонтитул Знак1"/>
    <w:basedOn w:val="1003"/>
    <w:qFormat/>
  </w:style>
  <w:style w:type="character" w:styleId="1035" w:customStyle="1">
    <w:name w:val="Основной текст с отступом Знак"/>
    <w:qFormat/>
    <w:rPr>
      <w:sz w:val="24"/>
    </w:rPr>
  </w:style>
  <w:style w:type="character" w:styleId="1036" w:customStyle="1">
    <w:name w:val="style2"/>
    <w:basedOn w:val="1003"/>
    <w:qFormat/>
  </w:style>
  <w:style w:type="character" w:styleId="1037">
    <w:name w:val="Strong"/>
    <w:qFormat/>
    <w:rPr>
      <w:b/>
      <w:bCs/>
    </w:rPr>
  </w:style>
  <w:style w:type="character" w:styleId="1038" w:customStyle="1">
    <w:name w:val="Основной текст 2 Знак"/>
    <w:basedOn w:val="1003"/>
    <w:qFormat/>
  </w:style>
  <w:style w:type="character" w:styleId="1039" w:customStyle="1">
    <w:name w:val="Текст сноски Знак"/>
    <w:qFormat/>
    <w:rPr>
      <w:rFonts w:ascii="Times New Roman" w:hAnsi="Times New Roman" w:cs="Times New Roman"/>
      <w:sz w:val="20"/>
      <w:szCs w:val="20"/>
    </w:rPr>
  </w:style>
  <w:style w:type="character" w:styleId="1040">
    <w:name w:val="page number"/>
    <w:basedOn w:val="1003"/>
    <w:qFormat/>
  </w:style>
  <w:style w:type="character" w:styleId="1041" w:customStyle="1">
    <w:name w:val="Заголовок Знак2"/>
    <w:qFormat/>
    <w:rPr>
      <w:rFonts w:ascii="Arial" w:hAnsi="Arial"/>
      <w:b/>
      <w:sz w:val="32"/>
    </w:rPr>
  </w:style>
  <w:style w:type="character" w:styleId="1042" w:customStyle="1">
    <w:name w:val="Текст Знак"/>
    <w:qFormat/>
    <w:rPr>
      <w:rFonts w:ascii="Courier New" w:hAnsi="Courier New" w:cs="Courier New"/>
    </w:rPr>
  </w:style>
  <w:style w:type="character" w:styleId="1043" w:customStyle="1">
    <w:name w:val="Основной текст (2)_"/>
    <w:qFormat/>
    <w:rPr>
      <w:sz w:val="21"/>
      <w:szCs w:val="21"/>
      <w:shd w:val="clear" w:color="auto" w:fill="ffffff"/>
      <w:lang w:bidi="ar-SA"/>
    </w:rPr>
  </w:style>
  <w:style w:type="character" w:styleId="1044" w:customStyle="1">
    <w:name w:val="Основной текст (2) + Полужирный"/>
    <w:qFormat/>
    <w:rPr>
      <w:b/>
      <w:bCs/>
      <w:sz w:val="21"/>
      <w:szCs w:val="21"/>
      <w:shd w:val="clear" w:color="auto" w:fill="ffffff"/>
    </w:rPr>
  </w:style>
  <w:style w:type="character" w:styleId="1045" w:customStyle="1">
    <w:name w:val="Заголовок №2_"/>
    <w:qFormat/>
    <w:rPr>
      <w:b/>
      <w:bCs/>
      <w:sz w:val="21"/>
      <w:szCs w:val="21"/>
      <w:shd w:val="clear" w:color="auto" w:fill="ffffff"/>
      <w:lang w:bidi="ar-SA"/>
    </w:rPr>
  </w:style>
  <w:style w:type="character" w:styleId="1046" w:customStyle="1">
    <w:name w:val="Текст выноски Знак"/>
    <w:qFormat/>
    <w:rPr>
      <w:rFonts w:ascii="Tahoma" w:hAnsi="Tahoma" w:cs="Tahoma"/>
      <w:sz w:val="16"/>
      <w:szCs w:val="16"/>
    </w:rPr>
  </w:style>
  <w:style w:type="character" w:styleId="1047" w:customStyle="1">
    <w:name w:val="Нижний колонтитул Знак"/>
    <w:basedOn w:val="1003"/>
    <w:qFormat/>
  </w:style>
  <w:style w:type="character" w:styleId="1048" w:customStyle="1">
    <w:name w:val="apple-converted-space"/>
    <w:qFormat/>
  </w:style>
  <w:style w:type="character" w:styleId="1049" w:customStyle="1">
    <w:name w:val="iceouttxt"/>
    <w:qFormat/>
  </w:style>
  <w:style w:type="character" w:styleId="1050" w:customStyle="1">
    <w:name w:val="ConsPlusNormal Знак"/>
    <w:qFormat/>
    <w:rPr>
      <w:rFonts w:ascii="Arial" w:hAnsi="Arial" w:cs="Arial"/>
    </w:rPr>
  </w:style>
  <w:style w:type="character" w:styleId="1051" w:customStyle="1">
    <w:name w:val="Основной текст (3)_"/>
    <w:qFormat/>
    <w:rPr>
      <w:sz w:val="19"/>
      <w:szCs w:val="19"/>
      <w:shd w:val="clear" w:color="auto" w:fill="ffffff"/>
    </w:rPr>
  </w:style>
  <w:style w:type="character" w:styleId="1052">
    <w:name w:val="annotation reference"/>
    <w:qFormat/>
    <w:rPr>
      <w:sz w:val="16"/>
      <w:szCs w:val="16"/>
    </w:rPr>
  </w:style>
  <w:style w:type="character" w:styleId="1053" w:customStyle="1">
    <w:name w:val="Текст примечания Знак"/>
    <w:basedOn w:val="1003"/>
    <w:qFormat/>
  </w:style>
  <w:style w:type="character" w:styleId="1054" w:customStyle="1">
    <w:name w:val="Тема примечания Знак"/>
    <w:qFormat/>
    <w:rPr>
      <w:b/>
      <w:bCs/>
    </w:rPr>
  </w:style>
  <w:style w:type="character" w:styleId="1055" w:customStyle="1">
    <w:name w:val="dash0422_0435_0440_043c_0438_043d__char"/>
    <w:qFormat/>
  </w:style>
  <w:style w:type="character" w:styleId="1056" w:customStyle="1">
    <w:name w:val="Без интервала Знак"/>
    <w:qFormat/>
    <w:rPr>
      <w:rFonts w:ascii="Calibri" w:hAnsi="Calibri"/>
      <w:sz w:val="22"/>
      <w:szCs w:val="22"/>
    </w:rPr>
  </w:style>
  <w:style w:type="character" w:styleId="1057" w:customStyle="1">
    <w:name w:val="Заголовок 1 Знак"/>
    <w:qFormat/>
    <w:rPr>
      <w:b/>
      <w:sz w:val="24"/>
    </w:rPr>
  </w:style>
  <w:style w:type="character" w:styleId="1058" w:customStyle="1">
    <w:name w:val="Основной текст (4)_"/>
    <w:qFormat/>
    <w:rPr>
      <w:b/>
      <w:bCs/>
      <w:sz w:val="29"/>
      <w:szCs w:val="29"/>
      <w:shd w:val="clear" w:color="auto" w:fill="ffffff"/>
    </w:rPr>
  </w:style>
  <w:style w:type="character" w:styleId="1059" w:customStyle="1">
    <w:name w:val="Основной текст_"/>
    <w:qFormat/>
    <w:rPr>
      <w:sz w:val="28"/>
      <w:szCs w:val="28"/>
      <w:shd w:val="clear" w:color="auto" w:fill="ffffff"/>
    </w:rPr>
  </w:style>
  <w:style w:type="character" w:styleId="1060" w:customStyle="1">
    <w:name w:val="Основной текст + Интервал 3 pt"/>
    <w:qFormat/>
    <w:rPr>
      <w:rFonts w:ascii="Times New Roman" w:hAnsi="Times New Roman" w:eastAsia="Times New Roman" w:cs="Times New Roman"/>
      <w:color w:val="000000"/>
      <w:spacing w:val="70"/>
      <w:sz w:val="28"/>
      <w:szCs w:val="28"/>
      <w:shd w:val="clear" w:color="auto" w:fill="ffffff"/>
      <w:lang w:val="ru-RU"/>
    </w:rPr>
  </w:style>
  <w:style w:type="character" w:styleId="1061" w:customStyle="1">
    <w:name w:val="Заголовок 2 Знак"/>
    <w:qFormat/>
    <w:rPr>
      <w:b/>
      <w:sz w:val="24"/>
    </w:rPr>
  </w:style>
  <w:style w:type="character" w:styleId="1062" w:customStyle="1">
    <w:name w:val="Текст примечания Знак1"/>
    <w:qFormat/>
    <w:rPr>
      <w:rFonts w:ascii="Times New Roman" w:hAnsi="Times New Roman"/>
      <w:lang w:eastAsia="en-US"/>
    </w:rPr>
  </w:style>
  <w:style w:type="character" w:styleId="1063" w:customStyle="1">
    <w:name w:val="Text num2 Знак"/>
    <w:qFormat/>
    <w:rPr>
      <w:sz w:val="28"/>
      <w:szCs w:val="24"/>
    </w:rPr>
  </w:style>
  <w:style w:type="character" w:styleId="1064" w:customStyle="1">
    <w:name w:val="Список 0 уровень Знак"/>
    <w:qFormat/>
    <w:rPr>
      <w:rFonts w:ascii="Times" w:hAnsi="Times" w:cs="Arial"/>
      <w:sz w:val="24"/>
      <w:szCs w:val="24"/>
      <w:lang w:eastAsia="en-US"/>
    </w:rPr>
  </w:style>
  <w:style w:type="character" w:styleId="1065" w:customStyle="1">
    <w:name w:val="Обычный (Интернет) Знак"/>
    <w:qFormat/>
    <w:rPr>
      <w:sz w:val="24"/>
      <w:szCs w:val="24"/>
    </w:rPr>
  </w:style>
  <w:style w:type="character" w:styleId="1066" w:customStyle="1">
    <w:name w:val="Подзаголовок Знак"/>
    <w:qFormat/>
    <w:rPr>
      <w:rFonts w:ascii="Times" w:hAnsi="Times" w:cs="Arial"/>
      <w:sz w:val="24"/>
      <w:szCs w:val="24"/>
      <w:lang w:eastAsia="en-US"/>
    </w:rPr>
  </w:style>
  <w:style w:type="character" w:styleId="1067" w:customStyle="1">
    <w:name w:val="Заголовок Знак"/>
    <w:qFormat/>
    <w:rPr>
      <w:rFonts w:ascii="Times" w:hAnsi="Times" w:cs="Arial"/>
      <w:b/>
      <w:caps/>
      <w:sz w:val="24"/>
      <w:szCs w:val="24"/>
      <w:lang w:eastAsia="en-US"/>
    </w:rPr>
  </w:style>
  <w:style w:type="character" w:styleId="1068" w:customStyle="1">
    <w:name w:val="Ненумерованный список Знак"/>
    <w:qFormat/>
    <w:rPr>
      <w:rFonts w:ascii="Times" w:hAnsi="Times" w:cs="Arial"/>
      <w:sz w:val="24"/>
      <w:szCs w:val="24"/>
      <w:lang w:eastAsia="en-US"/>
    </w:rPr>
  </w:style>
  <w:style w:type="character" w:styleId="1069" w:customStyle="1">
    <w:name w:val="Абзац списка Знак"/>
    <w:qFormat/>
    <w:rPr>
      <w:rFonts w:ascii="Calibri" w:hAnsi="Calibri" w:cs="Calibri"/>
      <w:sz w:val="22"/>
      <w:szCs w:val="22"/>
    </w:rPr>
  </w:style>
  <w:style w:type="character" w:styleId="1070" w:customStyle="1">
    <w:name w:val="Текст концевой сноски Знак"/>
    <w:qFormat/>
    <w:rPr>
      <w:rFonts w:eastAsia="Calibri"/>
      <w:lang w:eastAsia="en-US"/>
    </w:rPr>
  </w:style>
  <w:style w:type="character" w:styleId="1071" w:customStyle="1">
    <w:name w:val="Endnote Characters"/>
    <w:qFormat/>
    <w:rPr>
      <w:vertAlign w:val="superscript"/>
    </w:rPr>
  </w:style>
  <w:style w:type="character" w:styleId="1072" w:customStyle="1">
    <w:name w:val="Заголовок 5 Знак"/>
    <w:qFormat/>
    <w:rPr>
      <w:sz w:val="22"/>
      <w:szCs w:val="22"/>
    </w:rPr>
  </w:style>
  <w:style w:type="character" w:styleId="1073" w:customStyle="1">
    <w:name w:val="Заголовок 7 Знак"/>
    <w:qFormat/>
    <w:rPr>
      <w:sz w:val="24"/>
      <w:szCs w:val="24"/>
    </w:rPr>
  </w:style>
  <w:style w:type="character" w:styleId="1074" w:customStyle="1">
    <w:name w:val="Заголовок 9 Знак"/>
    <w:qFormat/>
    <w:rPr>
      <w:b/>
      <w:bCs/>
      <w:i/>
      <w:iCs/>
      <w:sz w:val="18"/>
      <w:szCs w:val="18"/>
    </w:rPr>
  </w:style>
  <w:style w:type="character" w:styleId="1075" w:customStyle="1">
    <w:name w:val="Заголовок 3 Знак"/>
    <w:qFormat/>
    <w:rPr>
      <w:rFonts w:ascii="Arial" w:hAnsi="Arial" w:cs="Arial"/>
      <w:b/>
      <w:bCs/>
      <w:sz w:val="26"/>
      <w:szCs w:val="26"/>
    </w:rPr>
  </w:style>
  <w:style w:type="character" w:styleId="1076" w:customStyle="1">
    <w:name w:val="Заголовок 4 Знак"/>
    <w:qFormat/>
    <w:rPr>
      <w:b/>
      <w:bCs/>
      <w:sz w:val="28"/>
      <w:szCs w:val="28"/>
    </w:rPr>
  </w:style>
  <w:style w:type="character" w:styleId="1077" w:customStyle="1">
    <w:name w:val="Заголовок 8 Знак"/>
    <w:qFormat/>
    <w:rPr>
      <w:i/>
      <w:iCs/>
      <w:sz w:val="24"/>
      <w:szCs w:val="24"/>
    </w:rPr>
  </w:style>
  <w:style w:type="character" w:styleId="1078" w:customStyle="1">
    <w:name w:val="PlainText Знак"/>
    <w:qFormat/>
    <w:rPr>
      <w:sz w:val="24"/>
      <w:szCs w:val="24"/>
    </w:rPr>
  </w:style>
  <w:style w:type="character" w:styleId="1079" w:customStyle="1">
    <w:name w:val="Head2 Знак Знак"/>
    <w:qFormat/>
    <w:rPr>
      <w:rFonts w:eastAsia="Calibri"/>
      <w:b/>
      <w:bCs/>
      <w:sz w:val="24"/>
      <w:szCs w:val="28"/>
    </w:rPr>
  </w:style>
  <w:style w:type="character" w:styleId="1080" w:customStyle="1">
    <w:name w:val="Head3 Знак"/>
    <w:qFormat/>
    <w:rPr>
      <w:rFonts w:eastAsia="Calibri"/>
      <w:b/>
      <w:bCs/>
      <w:sz w:val="24"/>
      <w:szCs w:val="28"/>
    </w:rPr>
  </w:style>
  <w:style w:type="character" w:styleId="1081" w:customStyle="1">
    <w:name w:val="ItemizedList Знак Знак"/>
    <w:qFormat/>
    <w:rPr>
      <w:rFonts w:eastAsia="Calibri"/>
      <w:sz w:val="24"/>
      <w:szCs w:val="24"/>
    </w:rPr>
  </w:style>
  <w:style w:type="character" w:styleId="1082" w:customStyle="1">
    <w:name w:val="PlainText Знак1"/>
    <w:qFormat/>
    <w:rPr>
      <w:sz w:val="24"/>
      <w:szCs w:val="24"/>
      <w:lang w:val="ru-RU" w:eastAsia="ru-RU" w:bidi="ar-SA"/>
    </w:rPr>
  </w:style>
  <w:style w:type="character" w:styleId="1083">
    <w:name w:val="line number"/>
    <w:qFormat/>
  </w:style>
  <w:style w:type="character" w:styleId="1084" w:customStyle="1">
    <w:name w:val="Основной Знак"/>
    <w:qFormat/>
    <w:rPr>
      <w:rFonts w:eastAsia="Calibri"/>
      <w:sz w:val="24"/>
    </w:rPr>
  </w:style>
  <w:style w:type="character" w:styleId="1085" w:customStyle="1">
    <w:name w:val="Схема документа Знак"/>
    <w:qFormat/>
    <w:rPr>
      <w:rFonts w:ascii="Tahoma" w:hAnsi="Tahoma"/>
      <w:sz w:val="16"/>
      <w:szCs w:val="16"/>
    </w:rPr>
  </w:style>
  <w:style w:type="character" w:styleId="1086" w:customStyle="1">
    <w:name w:val="Основной текст 3 Знак"/>
    <w:qFormat/>
    <w:rPr>
      <w:rFonts w:ascii="Calibri" w:hAnsi="Calibri" w:eastAsia="Calibri"/>
      <w:sz w:val="16"/>
      <w:szCs w:val="16"/>
      <w:lang w:eastAsia="en-US"/>
    </w:rPr>
  </w:style>
  <w:style w:type="character" w:styleId="1087" w:customStyle="1">
    <w:name w:val="PlainText Знак2"/>
    <w:qFormat/>
    <w:rPr>
      <w:sz w:val="24"/>
      <w:szCs w:val="24"/>
      <w:lang w:val="en-US"/>
    </w:rPr>
  </w:style>
  <w:style w:type="character" w:styleId="1088" w:customStyle="1">
    <w:name w:val="Текст документа Знак"/>
    <w:qFormat/>
  </w:style>
  <w:style w:type="character" w:styleId="1089" w:customStyle="1">
    <w:name w:val="Font Style26"/>
    <w:qFormat/>
    <w:rPr>
      <w:rFonts w:ascii="Times New Roman" w:hAnsi="Times New Roman"/>
      <w:sz w:val="26"/>
    </w:rPr>
  </w:style>
  <w:style w:type="character" w:styleId="1090" w:customStyle="1">
    <w:name w:val="Стандартный HTML Знак"/>
    <w:qFormat/>
    <w:rPr>
      <w:rFonts w:ascii="Courier New" w:hAnsi="Courier New" w:cs="Courier New"/>
    </w:rPr>
  </w:style>
  <w:style w:type="character" w:styleId="1091" w:customStyle="1">
    <w:name w:val="apple-style-span"/>
    <w:qFormat/>
  </w:style>
  <w:style w:type="character" w:styleId="1092">
    <w:name w:val="Emphasis"/>
    <w:qFormat/>
    <w:rPr>
      <w:i/>
      <w:iCs/>
    </w:rPr>
  </w:style>
  <w:style w:type="character" w:styleId="1093" w:customStyle="1">
    <w:name w:val="ItemizedList1 Знак"/>
    <w:qFormat/>
    <w:rPr>
      <w:sz w:val="28"/>
    </w:rPr>
  </w:style>
  <w:style w:type="character" w:styleId="1094" w:customStyle="1">
    <w:name w:val="normal__char"/>
    <w:qFormat/>
  </w:style>
  <w:style w:type="character" w:styleId="1095" w:customStyle="1">
    <w:name w:val="cfs"/>
    <w:qFormat/>
  </w:style>
  <w:style w:type="character" w:styleId="1096" w:customStyle="1">
    <w:name w:val="title__char"/>
    <w:qFormat/>
  </w:style>
  <w:style w:type="character" w:styleId="1097" w:customStyle="1">
    <w:name w:val="normal_0020table__char"/>
    <w:qFormat/>
  </w:style>
  <w:style w:type="character" w:styleId="1098" w:customStyle="1">
    <w:name w:val="dash0422_0435_043a_0441_0442_0020_0432_0020_0442_0430_0431_043b_0438_0446_0435__char"/>
    <w:qFormat/>
  </w:style>
  <w:style w:type="character" w:styleId="1099" w:customStyle="1">
    <w:name w:val="abstract_0020num1__char"/>
    <w:qFormat/>
  </w:style>
  <w:style w:type="character" w:styleId="1100" w:customStyle="1">
    <w:name w:val="table_0020grid__char"/>
    <w:qFormat/>
  </w:style>
  <w:style w:type="character" w:styleId="1101" w:customStyle="1">
    <w:name w:val="list_0020paragraph__char"/>
    <w:qFormat/>
  </w:style>
  <w:style w:type="character" w:styleId="1102" w:customStyle="1">
    <w:name w:val="body_0020text_0020indent__char"/>
    <w:qFormat/>
  </w:style>
  <w:style w:type="character" w:styleId="1103" w:customStyle="1">
    <w:name w:val="Text num3 Знак"/>
    <w:qFormat/>
    <w:rPr>
      <w:sz w:val="24"/>
      <w:szCs w:val="24"/>
    </w:rPr>
  </w:style>
  <w:style w:type="character" w:styleId="1104" w:customStyle="1">
    <w:name w:val="Text num4 Знак"/>
    <w:qFormat/>
    <w:rPr>
      <w:sz w:val="24"/>
      <w:szCs w:val="24"/>
    </w:rPr>
  </w:style>
  <w:style w:type="character" w:styleId="1105" w:customStyle="1">
    <w:name w:val="Символы концевой сноски"/>
    <w:qFormat/>
  </w:style>
  <w:style w:type="character" w:styleId="1106" w:customStyle="1">
    <w:name w:val="Основной текст (2)"/>
    <w:qFormat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color w:val="000000"/>
      <w:spacing w:val="0"/>
      <w:sz w:val="20"/>
      <w:szCs w:val="20"/>
      <w:u w:val="none"/>
      <w:lang w:val="ru-RU" w:eastAsia="ru-RU" w:bidi="ru-RU"/>
    </w:rPr>
  </w:style>
  <w:style w:type="character" w:styleId="1107" w:customStyle="1">
    <w:name w:val="Заголовок Знак1"/>
    <w:qFormat/>
    <w:rPr>
      <w:rFonts w:ascii="Cambria" w:hAnsi="Cambria" w:eastAsia="Times New Roman" w:cs="Times New Roman"/>
      <w:b/>
      <w:bCs/>
      <w:sz w:val="32"/>
      <w:szCs w:val="32"/>
    </w:rPr>
  </w:style>
  <w:style w:type="character" w:styleId="1108">
    <w:name w:val="FollowedHyperlink"/>
    <w:rPr>
      <w:color w:val="954f72"/>
      <w:u w:val="single"/>
    </w:rPr>
  </w:style>
  <w:style w:type="character" w:styleId="1109" w:customStyle="1">
    <w:name w:val="Основной текст с отступом 2 Знак"/>
    <w:qFormat/>
    <w:rPr>
      <w:sz w:val="24"/>
    </w:rPr>
  </w:style>
  <w:style w:type="character" w:styleId="1110" w:customStyle="1">
    <w:name w:val="!Основной Знак"/>
    <w:qFormat/>
    <w:rPr>
      <w:rFonts w:eastAsia="MS Mincho"/>
      <w:sz w:val="24"/>
      <w:szCs w:val="24"/>
    </w:rPr>
  </w:style>
  <w:style w:type="character" w:styleId="1111" w:customStyle="1">
    <w:name w:val="Маркеры"/>
    <w:qFormat/>
    <w:rPr>
      <w:rFonts w:ascii="OpenSymbol" w:hAnsi="OpenSymbol" w:eastAsia="OpenSymbol" w:cs="OpenSymbol"/>
    </w:rPr>
  </w:style>
  <w:style w:type="paragraph" w:styleId="1112">
    <w:name w:val="Заголовок"/>
    <w:basedOn w:val="993"/>
    <w:next w:val="1113"/>
    <w:qFormat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styleId="1113">
    <w:name w:val="Body Text"/>
    <w:basedOn w:val="993"/>
    <w:pPr>
      <w:spacing w:before="0" w:after="120"/>
    </w:pPr>
  </w:style>
  <w:style w:type="paragraph" w:styleId="1114">
    <w:name w:val="List"/>
    <w:basedOn w:val="1113"/>
    <w:pPr>
      <w:spacing w:before="0" w:after="140" w:line="288" w:lineRule="auto"/>
    </w:pPr>
    <w:rPr>
      <w:rFonts w:cs="FreeSans"/>
      <w:color w:val="00000a"/>
      <w:sz w:val="24"/>
      <w:szCs w:val="24"/>
    </w:rPr>
  </w:style>
  <w:style w:type="paragraph" w:styleId="1115">
    <w:name w:val="Caption"/>
    <w:basedOn w:val="993"/>
    <w:qFormat/>
    <w:pPr>
      <w:spacing w:before="120" w:after="120"/>
      <w:suppressLineNumbers/>
    </w:pPr>
    <w:rPr>
      <w:rFonts w:ascii="PT Astra Serif" w:hAnsi="PT Astra Serif" w:cs="FreeSans"/>
      <w:i/>
      <w:iCs/>
      <w:sz w:val="24"/>
      <w:szCs w:val="24"/>
    </w:rPr>
  </w:style>
  <w:style w:type="paragraph" w:styleId="1116">
    <w:name w:val="Указатель"/>
    <w:basedOn w:val="993"/>
    <w:qFormat/>
    <w:pPr>
      <w:suppressLineNumbers/>
    </w:pPr>
    <w:rPr>
      <w:rFonts w:ascii="PT Astra Serif" w:hAnsi="PT Astra Serif" w:cs="FreeSans"/>
    </w:rPr>
  </w:style>
  <w:style w:type="paragraph" w:styleId="1117">
    <w:name w:val="Title"/>
    <w:basedOn w:val="993"/>
    <w:next w:val="1113"/>
    <w:qFormat/>
    <w:pPr>
      <w:jc w:val="center"/>
      <w:spacing w:before="240" w:after="60"/>
      <w:outlineLvl w:val="0"/>
    </w:pPr>
    <w:rPr>
      <w:rFonts w:ascii="Arial" w:hAnsi="Arial"/>
      <w:b/>
      <w:sz w:val="32"/>
    </w:rPr>
  </w:style>
  <w:style w:type="paragraph" w:styleId="1118">
    <w:name w:val="caption1"/>
    <w:basedOn w:val="993"/>
    <w:qFormat/>
    <w:pPr>
      <w:spacing w:before="120" w:after="120"/>
      <w:suppressLineNumbers/>
    </w:pPr>
    <w:rPr>
      <w:rFonts w:ascii="PT Astra Serif" w:hAnsi="PT Astra Serif" w:cs="FreeSans"/>
      <w:i/>
      <w:iCs/>
      <w:sz w:val="24"/>
      <w:szCs w:val="24"/>
    </w:rPr>
  </w:style>
  <w:style w:type="paragraph" w:styleId="1119">
    <w:name w:val="index heading1"/>
    <w:basedOn w:val="1117"/>
    <w:qFormat/>
  </w:style>
  <w:style w:type="paragraph" w:styleId="1120" w:customStyle="1">
    <w:name w:val="Заголовок1"/>
    <w:basedOn w:val="993"/>
    <w:next w:val="1113"/>
    <w:qFormat/>
    <w:pPr>
      <w:jc w:val="center"/>
      <w:spacing w:before="60" w:after="60"/>
      <w:widowControl w:val="off"/>
    </w:pPr>
    <w:rPr>
      <w:rFonts w:ascii="Times" w:hAnsi="Times" w:cs="Arial"/>
      <w:b/>
      <w:caps/>
      <w:sz w:val="24"/>
      <w:szCs w:val="24"/>
      <w:lang w:eastAsia="en-US"/>
    </w:rPr>
  </w:style>
  <w:style w:type="paragraph" w:styleId="1121" w:customStyle="1">
    <w:name w:val="caption11"/>
    <w:basedOn w:val="993"/>
    <w:qFormat/>
    <w:pPr>
      <w:jc w:val="both"/>
    </w:pPr>
    <w:rPr>
      <w:b/>
      <w:bCs/>
    </w:rPr>
  </w:style>
  <w:style w:type="paragraph" w:styleId="1122" w:customStyle="1">
    <w:name w:val="index heading11"/>
    <w:basedOn w:val="1120"/>
    <w:qFormat/>
  </w:style>
  <w:style w:type="paragraph" w:styleId="1123">
    <w:name w:val="Quote"/>
    <w:basedOn w:val="993"/>
    <w:qFormat/>
    <w:pPr>
      <w:ind w:left="720" w:right="720"/>
    </w:pPr>
    <w:rPr>
      <w:i/>
    </w:rPr>
  </w:style>
  <w:style w:type="paragraph" w:styleId="1124">
    <w:name w:val="Intense Quote"/>
    <w:basedOn w:val="993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1125">
    <w:name w:val="toc 2"/>
    <w:basedOn w:val="993"/>
    <w:pPr>
      <w:ind w:left="283"/>
      <w:spacing w:before="0" w:after="57"/>
    </w:pPr>
  </w:style>
  <w:style w:type="paragraph" w:styleId="1126">
    <w:name w:val="toc 3"/>
    <w:basedOn w:val="993"/>
    <w:pPr>
      <w:ind w:left="567"/>
      <w:spacing w:before="0" w:after="57"/>
    </w:pPr>
  </w:style>
  <w:style w:type="paragraph" w:styleId="1127">
    <w:name w:val="toc 4"/>
    <w:basedOn w:val="993"/>
    <w:pPr>
      <w:ind w:left="850"/>
      <w:spacing w:before="0" w:after="57"/>
    </w:pPr>
  </w:style>
  <w:style w:type="paragraph" w:styleId="1128">
    <w:name w:val="table of figures"/>
    <w:basedOn w:val="993"/>
  </w:style>
  <w:style w:type="paragraph" w:styleId="1129">
    <w:name w:val="Body Text Indent"/>
    <w:basedOn w:val="993"/>
    <w:pPr>
      <w:ind w:right="-766" w:firstLine="567"/>
    </w:pPr>
    <w:rPr>
      <w:sz w:val="24"/>
    </w:rPr>
  </w:style>
  <w:style w:type="paragraph" w:styleId="1130">
    <w:name w:val="Body Text Indent 2"/>
    <w:basedOn w:val="993"/>
    <w:qFormat/>
    <w:pPr>
      <w:ind w:right="-766" w:firstLine="1134"/>
    </w:pPr>
    <w:rPr>
      <w:sz w:val="24"/>
    </w:rPr>
  </w:style>
  <w:style w:type="paragraph" w:styleId="1131">
    <w:name w:val="Body Text Indent 3"/>
    <w:basedOn w:val="993"/>
    <w:qFormat/>
    <w:pPr>
      <w:ind w:left="283"/>
      <w:spacing w:before="0" w:after="120"/>
    </w:pPr>
    <w:rPr>
      <w:sz w:val="16"/>
      <w:szCs w:val="16"/>
    </w:rPr>
  </w:style>
  <w:style w:type="paragraph" w:styleId="1132">
    <w:name w:val="Normal (Web)"/>
    <w:basedOn w:val="993"/>
    <w:qFormat/>
    <w:pPr>
      <w:spacing w:before="280" w:after="280"/>
    </w:pPr>
    <w:rPr>
      <w:sz w:val="24"/>
      <w:szCs w:val="24"/>
    </w:rPr>
  </w:style>
  <w:style w:type="paragraph" w:styleId="1133">
    <w:name w:val="footnote text"/>
    <w:basedOn w:val="993"/>
  </w:style>
  <w:style w:type="paragraph" w:styleId="1134" w:customStyle="1">
    <w:name w:val="Таблицы (моноширинный)"/>
    <w:basedOn w:val="993"/>
    <w:qFormat/>
    <w:pPr>
      <w:jc w:val="both"/>
      <w:widowControl w:val="off"/>
    </w:pPr>
    <w:rPr>
      <w:rFonts w:ascii="Courier New" w:hAnsi="Courier New" w:cs="Courier New"/>
    </w:rPr>
  </w:style>
  <w:style w:type="paragraph" w:styleId="1135" w:customStyle="1">
    <w:name w:val="111"/>
    <w:basedOn w:val="993"/>
    <w:qFormat/>
    <w:rPr>
      <w:rFonts w:ascii="Arial" w:hAnsi="Arial" w:cs="Arial"/>
    </w:rPr>
  </w:style>
  <w:style w:type="paragraph" w:styleId="1136" w:customStyle="1">
    <w:name w:val="222"/>
    <w:basedOn w:val="993"/>
    <w:qFormat/>
    <w:pPr>
      <w:ind w:left="851"/>
    </w:pPr>
    <w:rPr>
      <w:rFonts w:ascii="Times New Roman CYR" w:hAnsi="Times New Roman CYR"/>
    </w:rPr>
  </w:style>
  <w:style w:type="paragraph" w:styleId="1137" w:customStyle="1">
    <w:name w:val="Знак"/>
    <w:basedOn w:val="993"/>
    <w:qFormat/>
    <w:pPr>
      <w:spacing w:before="280" w:after="280"/>
    </w:pPr>
    <w:rPr>
      <w:rFonts w:ascii="Tahoma" w:hAnsi="Tahoma"/>
      <w:lang w:val="en-US" w:eastAsia="en-US"/>
    </w:rPr>
  </w:style>
  <w:style w:type="paragraph" w:styleId="1138" w:customStyle="1">
    <w:name w:val="Колонтитул"/>
    <w:basedOn w:val="993"/>
    <w:qFormat/>
  </w:style>
  <w:style w:type="paragraph" w:styleId="1139">
    <w:name w:val="Header"/>
    <w:basedOn w:val="993"/>
    <w:pPr>
      <w:tabs>
        <w:tab w:val="clear" w:pos="720" w:leader="none"/>
        <w:tab w:val="center" w:pos="4677" w:leader="none"/>
        <w:tab w:val="right" w:pos="9355" w:leader="none"/>
      </w:tabs>
    </w:pPr>
    <w:rPr>
      <w:rFonts w:ascii="Arial" w:hAnsi="Arial"/>
      <w:sz w:val="24"/>
    </w:rPr>
  </w:style>
  <w:style w:type="paragraph" w:styleId="1140" w:customStyle="1">
    <w:name w:val="заголовок 11"/>
    <w:basedOn w:val="993"/>
    <w:qFormat/>
    <w:pPr>
      <w:jc w:val="center"/>
      <w:keepNext/>
    </w:pPr>
    <w:rPr>
      <w:sz w:val="24"/>
    </w:rPr>
  </w:style>
  <w:style w:type="paragraph" w:styleId="1141" w:customStyle="1">
    <w:name w:val="текст сноски"/>
    <w:basedOn w:val="993"/>
    <w:qFormat/>
    <w:pPr>
      <w:widowControl w:val="off"/>
    </w:pPr>
    <w:rPr>
      <w:rFonts w:ascii="Gelvetsky 12pt" w:hAnsi="Gelvetsky 12pt"/>
      <w:sz w:val="24"/>
      <w:szCs w:val="24"/>
      <w:lang w:val="en-US"/>
    </w:rPr>
  </w:style>
  <w:style w:type="paragraph" w:styleId="1142" w:customStyle="1">
    <w:name w:val="Содержимое таблицы"/>
    <w:basedOn w:val="993"/>
    <w:qFormat/>
    <w:pPr>
      <w:widowControl w:val="off"/>
      <w:suppressLineNumbers/>
    </w:pPr>
    <w:rPr>
      <w:rFonts w:ascii="Arial" w:hAnsi="Arial" w:eastAsia="Arial Unicode MS"/>
      <w:sz w:val="24"/>
      <w:szCs w:val="24"/>
    </w:rPr>
  </w:style>
  <w:style w:type="paragraph" w:styleId="1143">
    <w:name w:val="No Spacing"/>
    <w:qFormat/>
    <w:pPr>
      <w:jc w:val="left"/>
      <w:spacing w:before="0" w:after="0"/>
      <w:widowControl/>
    </w:pPr>
    <w:rPr>
      <w:rFonts w:ascii="Calibri" w:hAnsi="Calibri" w:eastAsia="Times New Roman" w:cs="Times New Roman"/>
      <w:color w:val="auto"/>
      <w:sz w:val="22"/>
      <w:szCs w:val="22"/>
      <w:lang w:val="ru-RU" w:eastAsia="ru-RU" w:bidi="ar-SA"/>
    </w:rPr>
  </w:style>
  <w:style w:type="paragraph" w:styleId="1144">
    <w:name w:val="Body Text 2"/>
    <w:basedOn w:val="993"/>
    <w:qFormat/>
    <w:pPr>
      <w:spacing w:before="0" w:after="120" w:line="480" w:lineRule="auto"/>
    </w:pPr>
  </w:style>
  <w:style w:type="paragraph" w:styleId="1145" w:customStyle="1">
    <w:name w:val="Знак Знак Знак6 Знак"/>
    <w:basedOn w:val="993"/>
    <w:qFormat/>
    <w:pPr>
      <w:spacing w:before="280" w:after="280"/>
    </w:pPr>
    <w:rPr>
      <w:rFonts w:ascii="Tahoma" w:hAnsi="Tahoma"/>
      <w:lang w:val="en-US" w:eastAsia="en-US"/>
    </w:rPr>
  </w:style>
  <w:style w:type="paragraph" w:styleId="1146">
    <w:name w:val="List Paragraph"/>
    <w:basedOn w:val="993"/>
    <w:qFormat/>
    <w:pPr>
      <w:ind w:left="720"/>
      <w:spacing w:before="0" w:after="200" w:line="276" w:lineRule="auto"/>
    </w:pPr>
    <w:rPr>
      <w:rFonts w:ascii="Calibri" w:hAnsi="Calibri" w:cs="Calibri"/>
      <w:sz w:val="22"/>
      <w:szCs w:val="22"/>
    </w:rPr>
  </w:style>
  <w:style w:type="paragraph" w:styleId="1147">
    <w:name w:val="Plain Text"/>
    <w:basedOn w:val="993"/>
    <w:qFormat/>
    <w:rPr>
      <w:rFonts w:ascii="Courier New" w:hAnsi="Courier New"/>
    </w:rPr>
  </w:style>
  <w:style w:type="paragraph" w:styleId="1148" w:customStyle="1">
    <w:name w:val="З3"/>
    <w:basedOn w:val="996"/>
    <w:qFormat/>
    <w:pPr>
      <w:jc w:val="center"/>
      <w:spacing w:before="0" w:after="0"/>
      <w:outlineLvl w:val="9"/>
    </w:pPr>
    <w:rPr>
      <w:rFonts w:ascii="Times New Roman" w:hAnsi="Times New Roman" w:cs="Times New Roman"/>
      <w:bCs w:val="0"/>
      <w:sz w:val="28"/>
      <w:szCs w:val="28"/>
    </w:rPr>
  </w:style>
  <w:style w:type="paragraph" w:styleId="1149" w:customStyle="1">
    <w:name w:val="Основной текст (2)1"/>
    <w:basedOn w:val="993"/>
    <w:qFormat/>
    <w:pPr>
      <w:spacing w:before="600" w:after="120" w:line="240" w:lineRule="atLeast"/>
      <w:shd w:val="clear" w:color="auto" w:fill="ffffff"/>
    </w:pPr>
    <w:rPr>
      <w:sz w:val="21"/>
      <w:szCs w:val="21"/>
      <w:shd w:val="clear" w:color="auto" w:fill="ffffff"/>
    </w:rPr>
  </w:style>
  <w:style w:type="paragraph" w:styleId="1150" w:customStyle="1">
    <w:name w:val="Заголовок №2"/>
    <w:basedOn w:val="993"/>
    <w:qFormat/>
    <w:pPr>
      <w:spacing w:before="720" w:after="300" w:line="240" w:lineRule="atLeast"/>
      <w:shd w:val="clear" w:color="auto" w:fill="ffffff"/>
      <w:outlineLvl w:val="1"/>
    </w:pPr>
    <w:rPr>
      <w:b/>
      <w:bCs/>
      <w:sz w:val="21"/>
      <w:szCs w:val="21"/>
      <w:shd w:val="clear" w:color="auto" w:fill="ffffff"/>
    </w:rPr>
  </w:style>
  <w:style w:type="paragraph" w:styleId="1151" w:customStyle="1">
    <w:name w:val="Style3"/>
    <w:basedOn w:val="993"/>
    <w:qFormat/>
    <w:pPr>
      <w:spacing w:line="283" w:lineRule="exact"/>
      <w:widowControl w:val="off"/>
    </w:pPr>
    <w:rPr>
      <w:sz w:val="24"/>
      <w:szCs w:val="24"/>
    </w:rPr>
  </w:style>
  <w:style w:type="paragraph" w:styleId="1152">
    <w:name w:val="Balloon Text"/>
    <w:basedOn w:val="993"/>
    <w:qFormat/>
    <w:rPr>
      <w:rFonts w:ascii="Tahoma" w:hAnsi="Tahoma"/>
      <w:sz w:val="16"/>
      <w:szCs w:val="16"/>
    </w:rPr>
  </w:style>
  <w:style w:type="paragraph" w:styleId="1153" w:customStyle="1">
    <w:name w:val="Знак Знак9 Знак Знак"/>
    <w:basedOn w:val="993"/>
    <w:qFormat/>
    <w:pPr>
      <w:spacing w:before="280" w:after="280"/>
    </w:pPr>
    <w:rPr>
      <w:rFonts w:ascii="Tahoma" w:hAnsi="Tahoma"/>
      <w:lang w:val="en-US" w:eastAsia="en-US"/>
    </w:rPr>
  </w:style>
  <w:style w:type="paragraph" w:styleId="1154" w:customStyle="1">
    <w:name w:val="Знак Знак9"/>
    <w:basedOn w:val="993"/>
    <w:qFormat/>
    <w:pPr>
      <w:spacing w:before="280" w:after="280"/>
    </w:pPr>
    <w:rPr>
      <w:rFonts w:ascii="Tahoma" w:hAnsi="Tahoma"/>
      <w:lang w:val="en-US" w:eastAsia="en-US"/>
    </w:rPr>
  </w:style>
  <w:style w:type="paragraph" w:styleId="1155">
    <w:name w:val="Footer"/>
    <w:basedOn w:val="993"/>
    <w:pPr>
      <w:tabs>
        <w:tab w:val="clear" w:pos="720" w:leader="none"/>
        <w:tab w:val="center" w:pos="4677" w:leader="none"/>
        <w:tab w:val="right" w:pos="9355" w:leader="none"/>
      </w:tabs>
    </w:pPr>
  </w:style>
  <w:style w:type="paragraph" w:styleId="1156" w:customStyle="1">
    <w:name w:val="ConsPlusNormal"/>
    <w:qFormat/>
    <w:pPr>
      <w:jc w:val="left"/>
      <w:spacing w:before="0" w:after="0"/>
      <w:widowControl/>
    </w:pPr>
    <w:rPr>
      <w:rFonts w:ascii="Arial" w:hAnsi="Arial" w:eastAsia="Times New Roman" w:cs="Arial"/>
      <w:color w:val="auto"/>
      <w:sz w:val="20"/>
      <w:szCs w:val="20"/>
      <w:lang w:val="ru-RU" w:eastAsia="ru-RU" w:bidi="ar-SA"/>
    </w:rPr>
  </w:style>
  <w:style w:type="paragraph" w:styleId="1157" w:customStyle="1">
    <w:name w:val="Text Normal"/>
    <w:basedOn w:val="993"/>
    <w:qFormat/>
    <w:pPr>
      <w:ind w:left="850" w:right="-1" w:hanging="283"/>
      <w:jc w:val="both"/>
      <w:spacing w:before="0" w:after="120"/>
      <w:widowControl w:val="off"/>
      <w:tabs>
        <w:tab w:val="left" w:pos="0" w:leader="none"/>
        <w:tab w:val="clear" w:pos="720" w:leader="none"/>
      </w:tabs>
    </w:pPr>
    <w:rPr>
      <w:rFonts w:ascii="Arial" w:hAnsi="Arial" w:cs="Arial"/>
      <w:sz w:val="22"/>
      <w:szCs w:val="22"/>
    </w:rPr>
  </w:style>
  <w:style w:type="paragraph" w:styleId="1158" w:customStyle="1">
    <w:name w:val="ConsNonformat"/>
    <w:qFormat/>
    <w:pPr>
      <w:jc w:val="left"/>
      <w:spacing w:before="0" w:after="0"/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159" w:customStyle="1">
    <w:name w:val="Обычный1"/>
    <w:qFormat/>
    <w:pPr>
      <w:ind w:firstLine="567"/>
      <w:jc w:val="both"/>
      <w:spacing w:before="120" w:after="120"/>
      <w:widowControl w:val="off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160" w:customStyle="1">
    <w:name w:val="ConsPlusNonformat"/>
    <w:qFormat/>
    <w:pPr>
      <w:jc w:val="left"/>
      <w:spacing w:before="0" w:after="0"/>
      <w:widowControl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161" w:customStyle="1">
    <w:name w:val="Основной текст (3)"/>
    <w:basedOn w:val="993"/>
    <w:qFormat/>
    <w:pPr>
      <w:jc w:val="both"/>
      <w:spacing w:line="226" w:lineRule="exact"/>
      <w:shd w:val="clear" w:color="auto" w:fill="ffffff"/>
    </w:pPr>
    <w:rPr>
      <w:sz w:val="19"/>
      <w:szCs w:val="19"/>
    </w:rPr>
  </w:style>
  <w:style w:type="paragraph" w:styleId="1162">
    <w:name w:val="annotation text"/>
    <w:basedOn w:val="993"/>
    <w:qFormat/>
  </w:style>
  <w:style w:type="paragraph" w:styleId="1163">
    <w:name w:val="annotation subject"/>
    <w:basedOn w:val="1162"/>
    <w:qFormat/>
    <w:rPr>
      <w:b/>
      <w:bCs/>
    </w:rPr>
  </w:style>
  <w:style w:type="paragraph" w:styleId="1164" w:customStyle="1">
    <w:name w:val="Абзац списка1"/>
    <w:basedOn w:val="993"/>
    <w:qFormat/>
    <w:pPr>
      <w:contextualSpacing/>
      <w:ind w:left="720"/>
      <w:spacing w:before="0" w:after="0"/>
    </w:pPr>
  </w:style>
  <w:style w:type="paragraph" w:styleId="1165" w:customStyle="1">
    <w:name w:val="~ Основной абзац"/>
    <w:qFormat/>
    <w:pPr>
      <w:ind w:firstLine="709"/>
      <w:jc w:val="both"/>
      <w:spacing w:before="0" w:after="160" w:line="259" w:lineRule="auto"/>
      <w:widowControl/>
    </w:pPr>
    <w:rPr>
      <w:rFonts w:ascii="Times New Roman" w:hAnsi="Times New Roman" w:eastAsia="Calibri" w:cs="Times New Roman"/>
      <w:color w:val="auto"/>
      <w:sz w:val="28"/>
      <w:szCs w:val="28"/>
      <w:lang w:val="ru-RU" w:eastAsia="en-US" w:bidi="ar-SA"/>
    </w:rPr>
  </w:style>
  <w:style w:type="paragraph" w:styleId="1166" w:customStyle="1">
    <w:name w:val="Text noNum1"/>
    <w:basedOn w:val="993"/>
    <w:qFormat/>
    <w:pPr>
      <w:ind w:left="357"/>
      <w:jc w:val="both"/>
    </w:pPr>
    <w:rPr>
      <w:sz w:val="28"/>
      <w:szCs w:val="24"/>
    </w:rPr>
  </w:style>
  <w:style w:type="paragraph" w:styleId="1167" w:customStyle="1">
    <w:name w:val="Стиль ~ Пункт + 12 пт"/>
    <w:basedOn w:val="993"/>
    <w:qFormat/>
    <w:pPr>
      <w:jc w:val="center"/>
      <w:keepNext/>
      <w:spacing w:before="120" w:after="0"/>
      <w:widowControl w:val="off"/>
      <w:tabs>
        <w:tab w:val="left" w:pos="426" w:leader="none"/>
        <w:tab w:val="clear" w:pos="720" w:leader="none"/>
      </w:tabs>
    </w:pPr>
    <w:rPr>
      <w:b/>
      <w:bCs/>
      <w:sz w:val="24"/>
      <w:szCs w:val="28"/>
    </w:rPr>
  </w:style>
  <w:style w:type="paragraph" w:styleId="1168" w:customStyle="1">
    <w:name w:val="~ Приложение"/>
    <w:qFormat/>
    <w:pPr>
      <w:jc w:val="right"/>
      <w:pageBreakBefore/>
      <w:spacing w:before="0" w:after="160" w:line="259" w:lineRule="auto"/>
      <w:widowControl/>
      <w:outlineLvl w:val="0"/>
    </w:pPr>
    <w:rPr>
      <w:rFonts w:ascii="Times New Roman" w:hAnsi="Times New Roman" w:eastAsia="SimSun" w:cs="Times New Roman"/>
      <w:color w:val="auto"/>
      <w:sz w:val="28"/>
      <w:szCs w:val="22"/>
      <w:lang w:val="ru-RU" w:eastAsia="ru-RU" w:bidi="ar-SA"/>
    </w:rPr>
  </w:style>
  <w:style w:type="paragraph" w:styleId="1169" w:customStyle="1">
    <w:name w:val="~ Заголовок"/>
    <w:qFormat/>
    <w:pPr>
      <w:jc w:val="center"/>
      <w:spacing w:before="600" w:after="200" w:line="276" w:lineRule="auto"/>
      <w:widowControl/>
    </w:pPr>
    <w:rPr>
      <w:rFonts w:ascii="Times New Roman" w:hAnsi="Times New Roman" w:eastAsia="SimSun" w:cs="Times New Roman"/>
      <w:caps/>
      <w:color w:val="auto"/>
      <w:sz w:val="28"/>
      <w:szCs w:val="22"/>
      <w:lang w:val="ru-RU" w:eastAsia="ru-RU" w:bidi="ar-SA"/>
    </w:rPr>
  </w:style>
  <w:style w:type="paragraph" w:styleId="1170" w:customStyle="1">
    <w:name w:val="Text num2"/>
    <w:basedOn w:val="993"/>
    <w:qFormat/>
    <w:pPr>
      <w:numPr>
        <w:ilvl w:val="0"/>
        <w:numId w:val="1"/>
      </w:numPr>
      <w:ind w:left="851" w:hanging="851"/>
      <w:jc w:val="both"/>
      <w:tabs>
        <w:tab w:val="left" w:pos="360" w:leader="none"/>
        <w:tab w:val="clear" w:pos="720" w:leader="none"/>
        <w:tab w:val="left" w:pos="851" w:leader="none"/>
      </w:tabs>
    </w:pPr>
    <w:rPr>
      <w:sz w:val="28"/>
      <w:szCs w:val="24"/>
    </w:rPr>
  </w:style>
  <w:style w:type="paragraph" w:styleId="1171">
    <w:name w:val="Revision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1172" w:customStyle="1">
    <w:name w:val="Основной текст (4)"/>
    <w:basedOn w:val="993"/>
    <w:qFormat/>
    <w:pPr>
      <w:jc w:val="both"/>
      <w:spacing w:line="0" w:lineRule="atLeast"/>
      <w:shd w:val="clear" w:color="auto" w:fill="ffffff"/>
      <w:widowControl w:val="off"/>
    </w:pPr>
    <w:rPr>
      <w:b/>
      <w:bCs/>
      <w:sz w:val="29"/>
      <w:szCs w:val="29"/>
    </w:rPr>
  </w:style>
  <w:style w:type="paragraph" w:styleId="1173" w:customStyle="1">
    <w:name w:val="Основной текст2"/>
    <w:basedOn w:val="993"/>
    <w:qFormat/>
    <w:pPr>
      <w:jc w:val="both"/>
      <w:spacing w:line="337" w:lineRule="exact"/>
      <w:shd w:val="clear" w:color="auto" w:fill="ffffff"/>
      <w:widowControl w:val="off"/>
    </w:pPr>
    <w:rPr>
      <w:sz w:val="28"/>
      <w:szCs w:val="28"/>
    </w:rPr>
  </w:style>
  <w:style w:type="paragraph" w:styleId="1174" w:customStyle="1">
    <w:name w:val="Default"/>
    <w:qFormat/>
    <w:pPr>
      <w:jc w:val="left"/>
      <w:spacing w:before="0" w:after="0"/>
      <w:widowControl/>
    </w:pPr>
    <w:rPr>
      <w:rFonts w:ascii="Times New Roman" w:hAnsi="Times New Roman" w:eastAsia="Calibri" w:cs="Times New Roman"/>
      <w:color w:val="000000"/>
      <w:sz w:val="24"/>
      <w:szCs w:val="24"/>
      <w:lang w:val="ru-RU" w:eastAsia="en-US" w:bidi="ar-SA"/>
    </w:rPr>
  </w:style>
  <w:style w:type="paragraph" w:styleId="1175" w:customStyle="1">
    <w:name w:val="Текст примечания1"/>
    <w:basedOn w:val="993"/>
    <w:qFormat/>
    <w:pPr>
      <w:spacing w:before="0" w:after="200"/>
    </w:pPr>
    <w:rPr>
      <w:rFonts w:ascii="Calibri" w:hAnsi="Calibri" w:eastAsia="Calibri"/>
      <w:lang w:val="en-US"/>
    </w:rPr>
  </w:style>
  <w:style w:type="paragraph" w:styleId="1176" w:customStyle="1">
    <w:name w:val="Тема примечания1"/>
    <w:basedOn w:val="1162"/>
    <w:qFormat/>
    <w:pPr>
      <w:spacing w:before="0" w:after="200"/>
    </w:pPr>
    <w:rPr>
      <w:rFonts w:ascii="Calibri" w:hAnsi="Calibri"/>
      <w:b/>
      <w:bCs/>
    </w:rPr>
  </w:style>
  <w:style w:type="paragraph" w:styleId="1177" w:customStyle="1">
    <w:name w:val="заголовок 21"/>
    <w:qFormat/>
    <w:pPr>
      <w:jc w:val="both"/>
      <w:spacing w:before="12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1178" w:customStyle="1">
    <w:name w:val="Abstract num1"/>
    <w:basedOn w:val="993"/>
    <w:qFormat/>
    <w:pPr>
      <w:numPr>
        <w:ilvl w:val="0"/>
        <w:numId w:val="2"/>
      </w:numPr>
      <w:jc w:val="both"/>
    </w:pPr>
    <w:rPr>
      <w:sz w:val="24"/>
      <w:szCs w:val="24"/>
    </w:rPr>
  </w:style>
  <w:style w:type="paragraph" w:styleId="1179" w:customStyle="1">
    <w:name w:val="Abstract num2"/>
    <w:basedOn w:val="993"/>
    <w:qFormat/>
    <w:pPr>
      <w:ind w:left="360" w:hanging="360"/>
      <w:jc w:val="both"/>
      <w:tabs>
        <w:tab w:val="left" w:pos="360" w:leader="none"/>
        <w:tab w:val="clear" w:pos="720" w:leader="none"/>
      </w:tabs>
    </w:pPr>
    <w:rPr>
      <w:sz w:val="24"/>
      <w:szCs w:val="24"/>
    </w:rPr>
  </w:style>
  <w:style w:type="paragraph" w:styleId="1180" w:customStyle="1">
    <w:name w:val="Abstract num3"/>
    <w:basedOn w:val="993"/>
    <w:qFormat/>
    <w:pPr>
      <w:ind w:left="360" w:hanging="360"/>
      <w:jc w:val="both"/>
      <w:tabs>
        <w:tab w:val="left" w:pos="360" w:leader="none"/>
        <w:tab w:val="clear" w:pos="720" w:leader="none"/>
      </w:tabs>
    </w:pPr>
    <w:rPr>
      <w:sz w:val="24"/>
      <w:szCs w:val="24"/>
    </w:rPr>
  </w:style>
  <w:style w:type="paragraph" w:styleId="1181" w:customStyle="1">
    <w:name w:val="Abstract num4"/>
    <w:basedOn w:val="993"/>
    <w:qFormat/>
    <w:pPr>
      <w:ind w:left="360" w:hanging="360"/>
      <w:jc w:val="both"/>
      <w:tabs>
        <w:tab w:val="left" w:pos="360" w:leader="none"/>
        <w:tab w:val="clear" w:pos="720" w:leader="none"/>
      </w:tabs>
    </w:pPr>
    <w:rPr>
      <w:sz w:val="24"/>
      <w:szCs w:val="24"/>
    </w:rPr>
  </w:style>
  <w:style w:type="paragraph" w:styleId="1182" w:customStyle="1">
    <w:name w:val="Abstract num5"/>
    <w:basedOn w:val="993"/>
    <w:qFormat/>
    <w:pPr>
      <w:ind w:left="360" w:hanging="360"/>
      <w:jc w:val="both"/>
      <w:tabs>
        <w:tab w:val="left" w:pos="360" w:leader="none"/>
        <w:tab w:val="clear" w:pos="720" w:leader="none"/>
      </w:tabs>
    </w:pPr>
    <w:rPr>
      <w:sz w:val="24"/>
      <w:szCs w:val="24"/>
    </w:rPr>
  </w:style>
  <w:style w:type="paragraph" w:styleId="1183" w:customStyle="1">
    <w:name w:val="Abstract num6"/>
    <w:basedOn w:val="993"/>
    <w:qFormat/>
    <w:pPr>
      <w:ind w:left="360" w:hanging="360"/>
      <w:jc w:val="both"/>
      <w:tabs>
        <w:tab w:val="left" w:pos="360" w:leader="none"/>
        <w:tab w:val="clear" w:pos="720" w:leader="none"/>
      </w:tabs>
    </w:pPr>
    <w:rPr>
      <w:sz w:val="24"/>
      <w:szCs w:val="24"/>
    </w:rPr>
  </w:style>
  <w:style w:type="paragraph" w:styleId="1184" w:customStyle="1">
    <w:name w:val="Abstract num7"/>
    <w:basedOn w:val="993"/>
    <w:qFormat/>
    <w:pPr>
      <w:ind w:left="360" w:hanging="360"/>
      <w:jc w:val="both"/>
      <w:tabs>
        <w:tab w:val="left" w:pos="360" w:leader="none"/>
        <w:tab w:val="clear" w:pos="720" w:leader="none"/>
      </w:tabs>
    </w:pPr>
    <w:rPr>
      <w:sz w:val="24"/>
      <w:szCs w:val="24"/>
    </w:rPr>
  </w:style>
  <w:style w:type="paragraph" w:styleId="1185" w:customStyle="1">
    <w:name w:val="Список 0 уровень"/>
    <w:basedOn w:val="993"/>
    <w:qFormat/>
    <w:pPr>
      <w:numPr>
        <w:ilvl w:val="0"/>
        <w:numId w:val="3"/>
      </w:numPr>
      <w:ind w:left="426" w:hanging="426"/>
      <w:jc w:val="both"/>
      <w:spacing w:before="60" w:after="60"/>
      <w:widowControl w:val="off"/>
      <w:tabs>
        <w:tab w:val="left" w:pos="426" w:leader="none"/>
        <w:tab w:val="clear" w:pos="720" w:leader="none"/>
      </w:tabs>
      <w:suppressLineNumbers/>
    </w:pPr>
    <w:rPr>
      <w:rFonts w:ascii="Times" w:hAnsi="Times" w:cs="Arial"/>
      <w:sz w:val="24"/>
      <w:szCs w:val="24"/>
      <w:lang w:eastAsia="en-US"/>
    </w:rPr>
  </w:style>
  <w:style w:type="paragraph" w:styleId="1186">
    <w:name w:val="Subtitle"/>
    <w:basedOn w:val="993"/>
    <w:qFormat/>
    <w:pPr>
      <w:jc w:val="center"/>
      <w:spacing w:before="60" w:after="60"/>
      <w:widowControl w:val="off"/>
    </w:pPr>
    <w:rPr>
      <w:rFonts w:ascii="Times" w:hAnsi="Times" w:cs="Arial"/>
      <w:sz w:val="24"/>
      <w:szCs w:val="24"/>
      <w:lang w:eastAsia="en-US"/>
    </w:rPr>
  </w:style>
  <w:style w:type="paragraph" w:styleId="1187" w:customStyle="1">
    <w:name w:val="Ненумерованный список"/>
    <w:basedOn w:val="1132"/>
    <w:qFormat/>
    <w:pPr>
      <w:numPr>
        <w:ilvl w:val="0"/>
        <w:numId w:val="4"/>
      </w:numPr>
      <w:contextualSpacing/>
      <w:jc w:val="both"/>
      <w:spacing w:before="280" w:after="280"/>
      <w:widowControl w:val="off"/>
    </w:pPr>
    <w:rPr>
      <w:rFonts w:ascii="Times" w:hAnsi="Times" w:cs="Arial"/>
      <w:lang w:eastAsia="en-US"/>
    </w:rPr>
  </w:style>
  <w:style w:type="paragraph" w:styleId="1188" w:customStyle="1">
    <w:name w:val="~ Пункт"/>
    <w:qFormat/>
    <w:pPr>
      <w:ind w:firstLine="357"/>
      <w:jc w:val="both"/>
      <w:spacing w:before="0" w:after="40"/>
      <w:widowControl/>
      <w:tabs>
        <w:tab w:val="clear" w:pos="720" w:leader="none"/>
        <w:tab w:val="left" w:pos="822" w:leader="none"/>
        <w:tab w:val="left" w:pos="936" w:leader="none"/>
      </w:tabs>
      <w:outlineLvl w:val="1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189" w:customStyle="1">
    <w:name w:val="Text num3"/>
    <w:basedOn w:val="1180"/>
    <w:qFormat/>
    <w:pPr>
      <w:ind w:left="1440" w:hanging="1080"/>
      <w:spacing w:line="276" w:lineRule="auto"/>
      <w:tabs>
        <w:tab w:val="clear" w:pos="360" w:leader="none"/>
        <w:tab w:val="left" w:pos="1440" w:leader="none"/>
      </w:tabs>
    </w:pPr>
    <w:rPr>
      <w:sz w:val="28"/>
      <w:szCs w:val="28"/>
    </w:rPr>
  </w:style>
  <w:style w:type="paragraph" w:styleId="1190" w:customStyle="1">
    <w:name w:val="Text num4"/>
    <w:basedOn w:val="1181"/>
    <w:qFormat/>
    <w:pPr>
      <w:ind w:left="1800" w:hanging="1440"/>
      <w:spacing w:line="276" w:lineRule="auto"/>
      <w:tabs>
        <w:tab w:val="clear" w:pos="360" w:leader="none"/>
        <w:tab w:val="left" w:pos="1800" w:leader="none"/>
      </w:tabs>
    </w:pPr>
    <w:rPr>
      <w:sz w:val="28"/>
      <w:szCs w:val="28"/>
    </w:rPr>
  </w:style>
  <w:style w:type="paragraph" w:styleId="1191" w:customStyle="1">
    <w:name w:val="Text num5"/>
    <w:basedOn w:val="1182"/>
    <w:qFormat/>
    <w:pPr>
      <w:ind w:left="1797" w:hanging="1797"/>
      <w:spacing w:line="276" w:lineRule="auto"/>
      <w:tabs>
        <w:tab w:val="clear" w:pos="360" w:leader="none"/>
        <w:tab w:val="left" w:pos="2160" w:leader="none"/>
      </w:tabs>
    </w:pPr>
    <w:rPr>
      <w:sz w:val="28"/>
      <w:lang w:val="en-US"/>
    </w:rPr>
  </w:style>
  <w:style w:type="paragraph" w:styleId="1192" w:customStyle="1">
    <w:name w:val="Text num6"/>
    <w:basedOn w:val="1183"/>
    <w:qFormat/>
    <w:pPr>
      <w:ind w:left="2520" w:hanging="2160"/>
      <w:spacing w:line="276" w:lineRule="auto"/>
      <w:tabs>
        <w:tab w:val="clear" w:pos="360" w:leader="none"/>
        <w:tab w:val="left" w:pos="2520" w:leader="none"/>
      </w:tabs>
    </w:pPr>
    <w:rPr>
      <w:sz w:val="28"/>
      <w:lang w:val="en-US"/>
    </w:rPr>
  </w:style>
  <w:style w:type="paragraph" w:styleId="1193" w:customStyle="1">
    <w:name w:val="OderedList1"/>
    <w:basedOn w:val="993"/>
    <w:qFormat/>
    <w:pPr>
      <w:numPr>
        <w:ilvl w:val="0"/>
        <w:numId w:val="5"/>
      </w:numPr>
      <w:jc w:val="both"/>
      <w:spacing w:line="360" w:lineRule="auto"/>
    </w:pPr>
    <w:rPr>
      <w:sz w:val="28"/>
    </w:rPr>
  </w:style>
  <w:style w:type="paragraph" w:styleId="1194" w:customStyle="1">
    <w:name w:val="OderedList2"/>
    <w:basedOn w:val="993"/>
    <w:qFormat/>
    <w:pPr>
      <w:ind w:firstLine="851"/>
      <w:jc w:val="both"/>
      <w:spacing w:line="360" w:lineRule="auto"/>
      <w:tabs>
        <w:tab w:val="left" w:pos="0" w:leader="none"/>
        <w:tab w:val="clear" w:pos="720" w:leader="none"/>
      </w:tabs>
    </w:pPr>
    <w:rPr>
      <w:sz w:val="28"/>
    </w:rPr>
  </w:style>
  <w:style w:type="paragraph" w:styleId="1195" w:customStyle="1">
    <w:name w:val="OderedList3"/>
    <w:qFormat/>
    <w:pPr>
      <w:ind w:firstLine="851"/>
      <w:jc w:val="both"/>
      <w:spacing w:before="0" w:after="0" w:line="360" w:lineRule="auto"/>
      <w:widowControl/>
      <w:tabs>
        <w:tab w:val="left" w:pos="0" w:leader="none"/>
        <w:tab w:val="clear" w:pos="720" w:leader="none"/>
      </w:tabs>
    </w:pPr>
    <w:rPr>
      <w:rFonts w:ascii="Times New Roman" w:hAnsi="Times New Roman" w:eastAsia="Times New Roman" w:cs="Times New Roman"/>
      <w:color w:val="auto"/>
      <w:sz w:val="28"/>
      <w:szCs w:val="24"/>
      <w:lang w:val="ru-RU" w:eastAsia="ru-RU" w:bidi="ar-SA"/>
    </w:rPr>
  </w:style>
  <w:style w:type="paragraph" w:styleId="1196">
    <w:name w:val="endnote text"/>
    <w:basedOn w:val="993"/>
    <w:pPr>
      <w:ind w:firstLine="709"/>
    </w:pPr>
    <w:rPr>
      <w:rFonts w:eastAsia="Calibri"/>
      <w:lang w:eastAsia="en-US"/>
    </w:rPr>
  </w:style>
  <w:style w:type="paragraph" w:styleId="1197" w:customStyle="1">
    <w:name w:val="Head1"/>
    <w:qFormat/>
    <w:pPr>
      <w:jc w:val="both"/>
      <w:keepNext/>
      <w:spacing w:before="360" w:after="120"/>
      <w:widowControl/>
      <w:outlineLvl w:val="0"/>
    </w:pPr>
    <w:rPr>
      <w:rFonts w:ascii="Times New Roman" w:hAnsi="Times New Roman" w:eastAsia="Times New Roman" w:cs="Times New Roman"/>
      <w:b/>
      <w:bCs/>
      <w:color w:val="auto"/>
      <w:sz w:val="28"/>
      <w:szCs w:val="32"/>
      <w:u w:val="single"/>
      <w:lang w:val="ru-RU" w:eastAsia="ru-RU" w:bidi="ar-SA"/>
    </w:rPr>
  </w:style>
  <w:style w:type="paragraph" w:styleId="1198" w:customStyle="1">
    <w:name w:val="PlainText"/>
    <w:qFormat/>
    <w:pPr>
      <w:ind w:firstLine="567"/>
      <w:jc w:val="both"/>
      <w:spacing w:before="12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199" w:customStyle="1">
    <w:name w:val="Head2"/>
    <w:qFormat/>
    <w:pPr>
      <w:jc w:val="both"/>
      <w:keepNext/>
      <w:spacing w:before="120" w:after="120"/>
      <w:widowControl/>
      <w:outlineLvl w:val="1"/>
    </w:pPr>
    <w:rPr>
      <w:rFonts w:ascii="Times New Roman" w:hAnsi="Times New Roman" w:eastAsia="Calibri" w:cs="Times New Roman"/>
      <w:b/>
      <w:bCs/>
      <w:color w:val="auto"/>
      <w:sz w:val="24"/>
      <w:szCs w:val="28"/>
      <w:lang w:val="ru-RU" w:eastAsia="ru-RU" w:bidi="ar-SA"/>
    </w:rPr>
  </w:style>
  <w:style w:type="paragraph" w:styleId="1200" w:customStyle="1">
    <w:name w:val="Head3"/>
    <w:qFormat/>
    <w:pPr>
      <w:jc w:val="both"/>
      <w:keepLines/>
      <w:keepNext/>
      <w:spacing w:before="120" w:after="120"/>
      <w:widowControl/>
      <w:outlineLvl w:val="2"/>
    </w:pPr>
    <w:rPr>
      <w:rFonts w:ascii="Times New Roman" w:hAnsi="Times New Roman" w:eastAsia="Calibri" w:cs="Times New Roman"/>
      <w:b/>
      <w:bCs/>
      <w:color w:val="auto"/>
      <w:sz w:val="24"/>
      <w:szCs w:val="28"/>
      <w:lang w:val="ru-RU" w:eastAsia="ru-RU" w:bidi="ar-SA"/>
    </w:rPr>
  </w:style>
  <w:style w:type="paragraph" w:styleId="1201" w:customStyle="1">
    <w:name w:val="Head4"/>
    <w:qFormat/>
    <w:pPr>
      <w:jc w:val="both"/>
      <w:keepNext/>
      <w:spacing w:before="120" w:after="120"/>
      <w:widowControl/>
      <w:outlineLvl w:val="3"/>
    </w:pPr>
    <w:rPr>
      <w:rFonts w:ascii="Times New Roman" w:hAnsi="Times New Roman" w:eastAsia="Times New Roman" w:cs="Times New Roman"/>
      <w:b/>
      <w:bCs/>
      <w:color w:val="auto"/>
      <w:sz w:val="24"/>
      <w:szCs w:val="24"/>
      <w:lang w:val="ru-RU" w:eastAsia="ru-RU" w:bidi="ar-SA"/>
    </w:rPr>
  </w:style>
  <w:style w:type="paragraph" w:styleId="1202" w:customStyle="1">
    <w:name w:val="Head5"/>
    <w:qFormat/>
    <w:pPr>
      <w:jc w:val="both"/>
      <w:keepNext/>
      <w:spacing w:before="120" w:after="120"/>
      <w:widowControl/>
      <w:outlineLvl w:val="4"/>
    </w:pPr>
    <w:rPr>
      <w:rFonts w:ascii="Times New Roman" w:hAnsi="Times New Roman" w:eastAsia="Times New Roman" w:cs="Times New Roman"/>
      <w:b/>
      <w:iCs/>
      <w:color w:val="auto"/>
      <w:sz w:val="24"/>
      <w:szCs w:val="24"/>
      <w:lang w:val="ru-RU" w:eastAsia="ru-RU" w:bidi="ar-SA"/>
    </w:rPr>
  </w:style>
  <w:style w:type="paragraph" w:styleId="1203" w:customStyle="1">
    <w:name w:val="ItemizedList"/>
    <w:basedOn w:val="993"/>
    <w:qFormat/>
    <w:pPr>
      <w:numPr>
        <w:ilvl w:val="0"/>
        <w:numId w:val="9"/>
      </w:numPr>
      <w:jc w:val="both"/>
      <w:spacing w:before="120" w:after="120"/>
    </w:pPr>
    <w:rPr>
      <w:rFonts w:eastAsia="Calibri"/>
      <w:sz w:val="24"/>
      <w:szCs w:val="24"/>
    </w:rPr>
  </w:style>
  <w:style w:type="paragraph" w:styleId="1204" w:customStyle="1">
    <w:name w:val="ItemizedList2"/>
    <w:qFormat/>
    <w:pPr>
      <w:numPr>
        <w:ilvl w:val="0"/>
        <w:numId w:val="7"/>
      </w:numPr>
      <w:jc w:val="both"/>
      <w:spacing w:before="12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05" w:customStyle="1">
    <w:name w:val="Picture"/>
    <w:qFormat/>
    <w:pPr>
      <w:jc w:val="center"/>
      <w:keepNext/>
      <w:spacing w:before="240" w:after="120"/>
      <w:widowControl/>
    </w:pPr>
    <w:rPr>
      <w:rFonts w:ascii="Times New Roman" w:hAnsi="Times New Roman" w:eastAsia="Times New Roman" w:cs="Times New Roman"/>
      <w:color w:val="auto"/>
      <w:sz w:val="26"/>
      <w:szCs w:val="26"/>
      <w:lang w:val="ru-RU" w:eastAsia="ru-RU" w:bidi="ar-SA"/>
    </w:rPr>
  </w:style>
  <w:style w:type="paragraph" w:styleId="1206" w:customStyle="1">
    <w:name w:val="PictureInscription"/>
    <w:qFormat/>
    <w:pPr>
      <w:numPr>
        <w:ilvl w:val="0"/>
        <w:numId w:val="8"/>
      </w:numPr>
      <w:ind w:left="0" w:firstLine="0"/>
      <w:jc w:val="center"/>
      <w:spacing w:before="120" w:after="24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07">
    <w:name w:val="toc 1"/>
    <w:basedOn w:val="993"/>
    <w:pPr>
      <w:jc w:val="both"/>
      <w:spacing w:before="120" w:after="120"/>
      <w:tabs>
        <w:tab w:val="clear" w:pos="720" w:leader="none"/>
        <w:tab w:val="right" w:pos="9356" w:leader="dot"/>
      </w:tabs>
    </w:pPr>
    <w:rPr>
      <w:b/>
      <w:sz w:val="24"/>
      <w:szCs w:val="24"/>
    </w:rPr>
  </w:style>
  <w:style w:type="paragraph" w:styleId="1208" w:customStyle="1">
    <w:name w:val="Orderedlist2"/>
    <w:basedOn w:val="993"/>
    <w:qFormat/>
    <w:pPr>
      <w:numPr>
        <w:ilvl w:val="0"/>
        <w:numId w:val="11"/>
      </w:numPr>
      <w:jc w:val="both"/>
      <w:spacing w:before="120" w:after="120"/>
    </w:pPr>
    <w:rPr>
      <w:sz w:val="24"/>
      <w:szCs w:val="24"/>
    </w:rPr>
  </w:style>
  <w:style w:type="paragraph" w:styleId="1209" w:customStyle="1">
    <w:name w:val="Orderedlist1"/>
    <w:basedOn w:val="993"/>
    <w:qFormat/>
    <w:pPr>
      <w:jc w:val="both"/>
      <w:spacing w:before="120" w:after="120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10" w:customStyle="1">
    <w:name w:val="TableInscription"/>
    <w:qFormat/>
    <w:pPr>
      <w:numPr>
        <w:ilvl w:val="0"/>
        <w:numId w:val="6"/>
      </w:numPr>
      <w:jc w:val="left"/>
      <w:keepNext/>
      <w:spacing w:before="240" w:after="120"/>
      <w:widowControl/>
    </w:pPr>
    <w:rPr>
      <w:rFonts w:ascii="Times New Roman" w:hAnsi="Times New Roman" w:eastAsia="Times New Roman" w:cs="Times New Roman"/>
      <w:color w:val="auto"/>
      <w:sz w:val="24"/>
      <w:szCs w:val="20"/>
      <w:lang w:val="ru-RU" w:eastAsia="ru-RU" w:bidi="ar-SA"/>
    </w:rPr>
  </w:style>
  <w:style w:type="paragraph" w:styleId="1211" w:customStyle="1">
    <w:name w:val="OrderList3"/>
    <w:basedOn w:val="993"/>
    <w:qFormat/>
    <w:pPr>
      <w:jc w:val="both"/>
      <w:spacing w:before="120" w:after="120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12" w:customStyle="1">
    <w:name w:val="TableOderedList1"/>
    <w:qFormat/>
    <w:pPr>
      <w:numPr>
        <w:ilvl w:val="0"/>
        <w:numId w:val="13"/>
      </w:num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13" w:customStyle="1">
    <w:name w:val="ConsPlusTitle"/>
    <w:qFormat/>
    <w:pPr>
      <w:jc w:val="left"/>
      <w:spacing w:before="0" w:after="0"/>
      <w:widowControl w:val="off"/>
    </w:pPr>
    <w:rPr>
      <w:rFonts w:ascii="Arial" w:hAnsi="Arial" w:eastAsia="Times New Roman" w:cs="Arial"/>
      <w:b/>
      <w:bCs/>
      <w:color w:val="auto"/>
      <w:sz w:val="20"/>
      <w:szCs w:val="20"/>
      <w:lang w:val="ru-RU" w:eastAsia="ru-RU" w:bidi="ar-SA"/>
    </w:rPr>
  </w:style>
  <w:style w:type="paragraph" w:styleId="1214" w:customStyle="1">
    <w:name w:val="TableItemizedList1"/>
    <w:basedOn w:val="993"/>
    <w:qFormat/>
    <w:pPr>
      <w:numPr>
        <w:ilvl w:val="0"/>
        <w:numId w:val="12"/>
      </w:numPr>
      <w:jc w:val="both"/>
      <w:spacing w:before="0" w:after="60"/>
    </w:pPr>
    <w:rPr>
      <w:sz w:val="24"/>
      <w:szCs w:val="24"/>
    </w:rPr>
  </w:style>
  <w:style w:type="paragraph" w:styleId="1215" w:customStyle="1">
    <w:name w:val="TableItemizedList2"/>
    <w:basedOn w:val="993"/>
    <w:qFormat/>
    <w:pPr>
      <w:ind w:left="284"/>
      <w:jc w:val="both"/>
      <w:spacing w:before="0" w:after="60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16" w:customStyle="1">
    <w:name w:val="ConsPlusCell"/>
    <w:qFormat/>
    <w:pPr>
      <w:jc w:val="left"/>
      <w:spacing w:before="0" w:after="0"/>
      <w:widowControl w:val="off"/>
    </w:pPr>
    <w:rPr>
      <w:rFonts w:ascii="Arial" w:hAnsi="Arial" w:eastAsia="Times New Roman" w:cs="Arial"/>
      <w:color w:val="auto"/>
      <w:sz w:val="20"/>
      <w:szCs w:val="20"/>
      <w:lang w:val="ru-RU" w:eastAsia="ru-RU" w:bidi="ar-SA"/>
    </w:rPr>
  </w:style>
  <w:style w:type="paragraph" w:styleId="1217" w:customStyle="1">
    <w:name w:val="TableItemizedList3"/>
    <w:basedOn w:val="993"/>
    <w:qFormat/>
    <w:pPr>
      <w:jc w:val="both"/>
      <w:spacing w:before="0" w:after="60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18" w:customStyle="1">
    <w:name w:val="Стандарт"/>
    <w:basedOn w:val="993"/>
    <w:qFormat/>
    <w:pPr>
      <w:ind w:firstLine="709"/>
      <w:jc w:val="both"/>
      <w:spacing w:before="0" w:after="60" w:line="300" w:lineRule="auto"/>
    </w:pPr>
    <w:rPr>
      <w:sz w:val="28"/>
      <w:szCs w:val="28"/>
    </w:rPr>
  </w:style>
  <w:style w:type="paragraph" w:styleId="1219" w:customStyle="1">
    <w:name w:val="TableOderedList2"/>
    <w:basedOn w:val="993"/>
    <w:qFormat/>
    <w:pPr>
      <w:jc w:val="both"/>
      <w:spacing w:before="0" w:after="60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20" w:customStyle="1">
    <w:name w:val="TableOderedList3"/>
    <w:basedOn w:val="993"/>
    <w:qFormat/>
    <w:pPr>
      <w:jc w:val="both"/>
      <w:spacing w:before="0" w:after="60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21">
    <w:name w:val="Index Heading"/>
    <w:basedOn w:val="1112"/>
  </w:style>
  <w:style w:type="paragraph" w:styleId="1222">
    <w:name w:val="TOC Heading"/>
    <w:basedOn w:val="994"/>
    <w:qFormat/>
    <w:pPr>
      <w:ind w:right="0"/>
      <w:jc w:val="center"/>
      <w:pageBreakBefore/>
      <w:spacing w:before="120" w:after="120"/>
      <w:outlineLvl w:val="9"/>
    </w:pPr>
    <w:rPr>
      <w:bCs/>
      <w:sz w:val="32"/>
      <w:szCs w:val="32"/>
    </w:rPr>
  </w:style>
  <w:style w:type="paragraph" w:styleId="1223" w:customStyle="1">
    <w:name w:val="Колонка"/>
    <w:basedOn w:val="993"/>
    <w:qFormat/>
    <w:pPr>
      <w:jc w:val="center"/>
      <w:keepNext/>
      <w:spacing w:before="0" w:after="60"/>
      <w:widowControl w:val="off"/>
    </w:pPr>
    <w:rPr>
      <w:sz w:val="28"/>
      <w:szCs w:val="24"/>
      <w:lang w:eastAsia="zh-CN"/>
    </w:rPr>
  </w:style>
  <w:style w:type="paragraph" w:styleId="1224" w:customStyle="1">
    <w:name w:val="ItemizedList3"/>
    <w:qFormat/>
    <w:pPr>
      <w:numPr>
        <w:ilvl w:val="0"/>
        <w:numId w:val="10"/>
      </w:numPr>
      <w:jc w:val="both"/>
      <w:spacing w:before="12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25" w:customStyle="1">
    <w:name w:val="tabletext"/>
    <w:qFormat/>
    <w:pPr>
      <w:jc w:val="left"/>
      <w:spacing w:before="0" w:after="0"/>
      <w:widowControl w:val="off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26" w:customStyle="1">
    <w:name w:val="TableTitle"/>
    <w:basedOn w:val="1198"/>
    <w:qFormat/>
    <w:pPr>
      <w:ind w:firstLine="0"/>
      <w:jc w:val="center"/>
      <w:keepNext/>
    </w:pPr>
    <w:rPr>
      <w:b/>
      <w:bCs/>
    </w:rPr>
  </w:style>
  <w:style w:type="paragraph" w:styleId="1227" w:customStyle="1">
    <w:name w:val="Основной"/>
    <w:basedOn w:val="993"/>
    <w:qFormat/>
    <w:pPr>
      <w:ind w:firstLine="709"/>
      <w:jc w:val="both"/>
    </w:pPr>
    <w:rPr>
      <w:rFonts w:eastAsia="Calibri"/>
      <w:sz w:val="24"/>
    </w:rPr>
  </w:style>
  <w:style w:type="paragraph" w:styleId="1228">
    <w:name w:val="Document Map"/>
    <w:basedOn w:val="993"/>
    <w:qFormat/>
    <w:pPr>
      <w:jc w:val="both"/>
      <w:spacing w:before="0" w:after="60"/>
    </w:pPr>
    <w:rPr>
      <w:rFonts w:ascii="Tahoma" w:hAnsi="Tahoma"/>
      <w:sz w:val="16"/>
      <w:szCs w:val="16"/>
    </w:rPr>
  </w:style>
  <w:style w:type="paragraph" w:styleId="1229">
    <w:name w:val="Body Text 3"/>
    <w:basedOn w:val="993"/>
    <w:qFormat/>
    <w:pPr>
      <w:spacing w:before="0" w:after="120" w:line="276" w:lineRule="auto"/>
    </w:pPr>
    <w:rPr>
      <w:rFonts w:ascii="Calibri" w:hAnsi="Calibri" w:eastAsia="Calibri"/>
      <w:sz w:val="16"/>
      <w:szCs w:val="16"/>
      <w:lang w:eastAsia="en-US"/>
    </w:rPr>
  </w:style>
  <w:style w:type="paragraph" w:styleId="1230" w:customStyle="1">
    <w:name w:val="Обычный с отступом"/>
    <w:basedOn w:val="993"/>
    <w:qFormat/>
    <w:pPr>
      <w:ind w:firstLine="709"/>
      <w:jc w:val="both"/>
    </w:pPr>
    <w:rPr>
      <w:sz w:val="26"/>
    </w:rPr>
  </w:style>
  <w:style w:type="paragraph" w:styleId="1231" w:customStyle="1">
    <w:name w:val="Простой текст"/>
    <w:qFormat/>
    <w:pPr>
      <w:ind w:firstLine="284"/>
      <w:jc w:val="both"/>
      <w:spacing w:before="12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32" w:customStyle="1">
    <w:name w:val="Текст таблицы"/>
    <w:basedOn w:val="993"/>
    <w:qFormat/>
    <w:pPr>
      <w:spacing w:before="120" w:after="0"/>
      <w:widowControl w:val="off"/>
    </w:pPr>
    <w:rPr>
      <w:color w:val="000000"/>
      <w:sz w:val="24"/>
      <w:szCs w:val="24"/>
    </w:rPr>
  </w:style>
  <w:style w:type="paragraph" w:styleId="1233">
    <w:name w:val="toc 5"/>
    <w:basedOn w:val="993"/>
    <w:pPr>
      <w:ind w:left="880"/>
      <w:spacing w:before="0" w:after="100" w:line="276" w:lineRule="auto"/>
    </w:pPr>
    <w:rPr>
      <w:rFonts w:ascii="Calibri" w:hAnsi="Calibri"/>
      <w:sz w:val="22"/>
      <w:szCs w:val="22"/>
    </w:rPr>
  </w:style>
  <w:style w:type="paragraph" w:styleId="1234">
    <w:name w:val="toc 6"/>
    <w:basedOn w:val="993"/>
    <w:pPr>
      <w:ind w:left="1100"/>
      <w:spacing w:before="0" w:after="100" w:line="276" w:lineRule="auto"/>
    </w:pPr>
    <w:rPr>
      <w:rFonts w:ascii="Calibri" w:hAnsi="Calibri"/>
      <w:sz w:val="22"/>
      <w:szCs w:val="22"/>
    </w:rPr>
  </w:style>
  <w:style w:type="paragraph" w:styleId="1235">
    <w:name w:val="toc 7"/>
    <w:basedOn w:val="993"/>
    <w:pPr>
      <w:ind w:left="1320"/>
      <w:spacing w:before="0" w:after="100" w:line="276" w:lineRule="auto"/>
    </w:pPr>
    <w:rPr>
      <w:rFonts w:ascii="Calibri" w:hAnsi="Calibri"/>
      <w:sz w:val="22"/>
      <w:szCs w:val="22"/>
    </w:rPr>
  </w:style>
  <w:style w:type="paragraph" w:styleId="1236">
    <w:name w:val="toc 8"/>
    <w:basedOn w:val="993"/>
    <w:pPr>
      <w:ind w:left="1540"/>
      <w:spacing w:before="0" w:after="100" w:line="276" w:lineRule="auto"/>
    </w:pPr>
    <w:rPr>
      <w:rFonts w:ascii="Calibri" w:hAnsi="Calibri"/>
      <w:sz w:val="22"/>
      <w:szCs w:val="22"/>
    </w:rPr>
  </w:style>
  <w:style w:type="paragraph" w:styleId="1237">
    <w:name w:val="toc 9"/>
    <w:basedOn w:val="993"/>
    <w:pPr>
      <w:ind w:left="1760"/>
      <w:spacing w:before="0" w:after="100" w:line="276" w:lineRule="auto"/>
    </w:pPr>
    <w:rPr>
      <w:rFonts w:ascii="Calibri" w:hAnsi="Calibri"/>
      <w:sz w:val="22"/>
      <w:szCs w:val="22"/>
    </w:rPr>
  </w:style>
  <w:style w:type="paragraph" w:styleId="1238" w:customStyle="1">
    <w:name w:val="Table_Text"/>
    <w:basedOn w:val="993"/>
    <w:qFormat/>
    <w:pPr>
      <w:jc w:val="both"/>
      <w:tabs>
        <w:tab w:val="left" w:pos="0" w:leader="none"/>
        <w:tab w:val="clear" w:pos="720" w:leader="none"/>
      </w:tabs>
    </w:pPr>
    <w:rPr>
      <w:sz w:val="28"/>
      <w:szCs w:val="28"/>
    </w:rPr>
  </w:style>
  <w:style w:type="paragraph" w:styleId="1239" w:customStyle="1">
    <w:name w:val="Подпись таблицы"/>
    <w:qFormat/>
    <w:pPr>
      <w:ind w:left="357" w:hanging="357"/>
      <w:jc w:val="left"/>
      <w:keepNext/>
      <w:spacing w:before="240" w:after="120"/>
      <w:widowControl/>
    </w:pPr>
    <w:rPr>
      <w:rFonts w:ascii="Times New Roman" w:hAnsi="Times New Roman" w:eastAsia="Times New Roman" w:cs="Times New Roman"/>
      <w:color w:val="auto"/>
      <w:sz w:val="24"/>
      <w:szCs w:val="20"/>
      <w:lang w:val="ru-RU" w:eastAsia="ru-RU" w:bidi="ar-SA"/>
    </w:rPr>
  </w:style>
  <w:style w:type="paragraph" w:styleId="1240" w:customStyle="1">
    <w:name w:val="Макрированный список"/>
    <w:basedOn w:val="993"/>
    <w:qFormat/>
    <w:pPr>
      <w:numPr>
        <w:ilvl w:val="0"/>
        <w:numId w:val="14"/>
      </w:numPr>
      <w:jc w:val="both"/>
      <w:spacing w:before="80" w:after="80"/>
    </w:pPr>
    <w:rPr>
      <w:sz w:val="24"/>
    </w:rPr>
  </w:style>
  <w:style w:type="paragraph" w:styleId="1241" w:customStyle="1">
    <w:name w:val="Заголовок таблицы"/>
    <w:basedOn w:val="1232"/>
    <w:qFormat/>
    <w:pPr>
      <w:jc w:val="center"/>
      <w:keepNext/>
    </w:pPr>
    <w:rPr>
      <w:b/>
    </w:rPr>
  </w:style>
  <w:style w:type="paragraph" w:styleId="1242" w:customStyle="1">
    <w:name w:val="Перечисление 1-го уровня"/>
    <w:basedOn w:val="993"/>
    <w:qFormat/>
    <w:pPr>
      <w:numPr>
        <w:ilvl w:val="0"/>
        <w:numId w:val="15"/>
      </w:numPr>
    </w:pPr>
    <w:rPr>
      <w:sz w:val="24"/>
      <w:szCs w:val="24"/>
    </w:rPr>
  </w:style>
  <w:style w:type="paragraph" w:styleId="1243" w:customStyle="1">
    <w:name w:val="МаркированныйСписок1"/>
    <w:qFormat/>
    <w:pPr>
      <w:numPr>
        <w:ilvl w:val="0"/>
        <w:numId w:val="16"/>
      </w:numPr>
      <w:jc w:val="both"/>
      <w:spacing w:before="0" w:after="0" w:line="288" w:lineRule="auto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44" w:customStyle="1">
    <w:name w:val="Ii?iaeuiue"/>
    <w:qFormat/>
    <w:pPr>
      <w:jc w:val="left"/>
      <w:spacing w:before="0" w:after="0"/>
      <w:widowControl w:val="off"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1245" w:customStyle="1">
    <w:name w:val="маркированный список 1"/>
    <w:basedOn w:val="1129"/>
    <w:qFormat/>
    <w:pPr>
      <w:numPr>
        <w:ilvl w:val="0"/>
        <w:numId w:val="17"/>
      </w:numPr>
      <w:ind w:right="0" w:firstLine="567"/>
      <w:jc w:val="both"/>
      <w:spacing w:line="360" w:lineRule="auto"/>
    </w:pPr>
    <w:rPr>
      <w:szCs w:val="24"/>
    </w:rPr>
  </w:style>
  <w:style w:type="paragraph" w:styleId="1246" w:customStyle="1">
    <w:name w:val="Текст документа"/>
    <w:basedOn w:val="993"/>
    <w:qFormat/>
    <w:pPr>
      <w:ind w:firstLine="720"/>
      <w:jc w:val="both"/>
      <w:spacing w:line="360" w:lineRule="auto"/>
    </w:pPr>
  </w:style>
  <w:style w:type="paragraph" w:styleId="1247" w:customStyle="1">
    <w:name w:val="TableText1"/>
    <w:qFormat/>
    <w:pPr>
      <w:jc w:val="left"/>
      <w:spacing w:before="0" w:after="0"/>
      <w:widowControl w:val="off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48" w:customStyle="1">
    <w:name w:val="chname"/>
    <w:basedOn w:val="993"/>
    <w:qFormat/>
    <w:pPr>
      <w:spacing w:before="90" w:after="90"/>
    </w:pPr>
    <w:rPr>
      <w:rFonts w:ascii="Verdana" w:hAnsi="Verdana" w:eastAsia="Arial Unicode MS" w:cs="Arial Unicode MS"/>
      <w:b/>
      <w:bCs/>
      <w:color w:val="003399"/>
      <w:sz w:val="15"/>
      <w:szCs w:val="15"/>
    </w:rPr>
  </w:style>
  <w:style w:type="paragraph" w:styleId="1249" w:customStyle="1">
    <w:name w:val="iauiue"/>
    <w:basedOn w:val="993"/>
    <w:qFormat/>
    <w:pPr>
      <w:ind w:firstLine="709"/>
      <w:spacing w:before="280" w:after="280"/>
    </w:pPr>
    <w:rPr>
      <w:sz w:val="24"/>
      <w:szCs w:val="24"/>
    </w:rPr>
  </w:style>
  <w:style w:type="paragraph" w:styleId="1250" w:customStyle="1">
    <w:name w:val="Простой"/>
    <w:qFormat/>
    <w:pPr>
      <w:ind w:firstLine="567"/>
      <w:jc w:val="both"/>
      <w:spacing w:before="12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251" w:customStyle="1">
    <w:name w:val="Style15"/>
    <w:basedOn w:val="993"/>
    <w:qFormat/>
    <w:pPr>
      <w:ind w:firstLine="566"/>
      <w:jc w:val="both"/>
      <w:spacing w:line="320" w:lineRule="exact"/>
      <w:widowControl w:val="off"/>
    </w:pPr>
    <w:rPr>
      <w:sz w:val="24"/>
      <w:szCs w:val="24"/>
    </w:rPr>
  </w:style>
  <w:style w:type="paragraph" w:styleId="1252">
    <w:name w:val="HTML Preformatted"/>
    <w:basedOn w:val="993"/>
    <w:qFormat/>
    <w:pPr>
      <w:tabs>
        <w:tab w:val="clear" w:pos="720" w:leader="none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paragraph" w:styleId="1253" w:customStyle="1">
    <w:name w:val="Контракт-раздел"/>
    <w:basedOn w:val="993"/>
    <w:qFormat/>
    <w:pPr>
      <w:jc w:val="center"/>
      <w:keepNext/>
      <w:spacing w:before="360" w:after="120"/>
      <w:tabs>
        <w:tab w:val="left" w:pos="540" w:leader="none"/>
        <w:tab w:val="clear" w:pos="720" w:leader="none"/>
      </w:tabs>
      <w:outlineLvl w:val="1"/>
    </w:pPr>
    <w:rPr>
      <w:b/>
      <w:bCs/>
      <w:smallCaps/>
      <w:sz w:val="24"/>
      <w:szCs w:val="24"/>
    </w:rPr>
  </w:style>
  <w:style w:type="paragraph" w:styleId="1254" w:customStyle="1">
    <w:name w:val="Контракт-пункт"/>
    <w:basedOn w:val="993"/>
    <w:qFormat/>
    <w:pPr>
      <w:numPr>
        <w:ilvl w:val="0"/>
        <w:numId w:val="18"/>
      </w:numPr>
      <w:jc w:val="both"/>
    </w:pPr>
    <w:rPr>
      <w:sz w:val="24"/>
      <w:szCs w:val="24"/>
    </w:rPr>
  </w:style>
  <w:style w:type="paragraph" w:styleId="1255" w:customStyle="1">
    <w:name w:val="Контракт-подпункт"/>
    <w:basedOn w:val="993"/>
    <w:qFormat/>
    <w:pPr>
      <w:jc w:val="both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56" w:customStyle="1">
    <w:name w:val="Контракт-подподпункт"/>
    <w:basedOn w:val="993"/>
    <w:qFormat/>
    <w:pPr>
      <w:jc w:val="both"/>
      <w:tabs>
        <w:tab w:val="left" w:pos="0" w:leader="none"/>
        <w:tab w:val="clear" w:pos="720" w:leader="none"/>
      </w:tabs>
    </w:pPr>
    <w:rPr>
      <w:sz w:val="24"/>
      <w:szCs w:val="24"/>
    </w:rPr>
  </w:style>
  <w:style w:type="paragraph" w:styleId="1257">
    <w:name w:val="List Bullet 3"/>
    <w:basedOn w:val="993"/>
    <w:pPr>
      <w:numPr>
        <w:ilvl w:val="0"/>
        <w:numId w:val="19"/>
      </w:numPr>
      <w:ind w:left="566" w:hanging="283"/>
    </w:pPr>
    <w:rPr>
      <w:sz w:val="24"/>
      <w:szCs w:val="24"/>
    </w:rPr>
  </w:style>
  <w:style w:type="paragraph" w:styleId="1258" w:customStyle="1">
    <w:name w:val="Список 21"/>
    <w:basedOn w:val="993"/>
    <w:qFormat/>
    <w:pPr>
      <w:numPr>
        <w:ilvl w:val="0"/>
        <w:numId w:val="20"/>
      </w:numPr>
      <w:jc w:val="both"/>
      <w:spacing w:before="120" w:after="60" w:line="360" w:lineRule="auto"/>
    </w:pPr>
    <w:rPr>
      <w:sz w:val="24"/>
      <w:szCs w:val="24"/>
      <w:lang w:val="en-US"/>
    </w:rPr>
  </w:style>
  <w:style w:type="paragraph" w:styleId="1259" w:customStyle="1">
    <w:name w:val="ItemizedList1"/>
    <w:qFormat/>
    <w:pPr>
      <w:ind w:firstLine="851"/>
      <w:jc w:val="both"/>
      <w:spacing w:before="0" w:after="0" w:line="360" w:lineRule="auto"/>
      <w:widowControl/>
    </w:pPr>
    <w:rPr>
      <w:rFonts w:ascii="Times New Roman" w:hAnsi="Times New Roman" w:eastAsia="Times New Roman" w:cs="Times New Roman"/>
      <w:color w:val="auto"/>
      <w:sz w:val="28"/>
      <w:szCs w:val="20"/>
      <w:lang w:val="ru-RU" w:eastAsia="ru-RU" w:bidi="ar-SA"/>
    </w:rPr>
  </w:style>
  <w:style w:type="paragraph" w:styleId="1260">
    <w:name w:val="List Bullet 5"/>
    <w:basedOn w:val="993"/>
    <w:pPr>
      <w:numPr>
        <w:ilvl w:val="0"/>
        <w:numId w:val="21"/>
      </w:numPr>
      <w:jc w:val="both"/>
      <w:keepLines/>
    </w:pPr>
    <w:rPr>
      <w:sz w:val="24"/>
      <w:szCs w:val="24"/>
    </w:rPr>
  </w:style>
  <w:style w:type="paragraph" w:styleId="1261" w:customStyle="1">
    <w:name w:val="Head6"/>
    <w:qFormat/>
    <w:pPr>
      <w:ind w:firstLine="851"/>
      <w:jc w:val="left"/>
      <w:keepNext/>
      <w:spacing w:before="120" w:after="120" w:line="360" w:lineRule="auto"/>
      <w:widowControl/>
    </w:pPr>
    <w:rPr>
      <w:rFonts w:ascii="Times New Roman" w:hAnsi="Times New Roman" w:eastAsia="Times New Roman" w:cs="Times New Roman"/>
      <w:b/>
      <w:color w:val="auto"/>
      <w:sz w:val="28"/>
      <w:szCs w:val="24"/>
      <w:lang w:val="ru-RU" w:eastAsia="ru-RU" w:bidi="ar-SA"/>
    </w:rPr>
  </w:style>
  <w:style w:type="paragraph" w:styleId="1262" w:customStyle="1">
    <w:name w:val="Список уровень 2"/>
    <w:basedOn w:val="995"/>
    <w:qFormat/>
    <w:pPr>
      <w:ind w:left="1620" w:right="0"/>
      <w:tabs>
        <w:tab w:val="clear" w:pos="720" w:leader="none"/>
        <w:tab w:val="left" w:pos="1620" w:leader="none"/>
      </w:tabs>
      <w:outlineLvl w:val="9"/>
    </w:pPr>
    <w:rPr>
      <w:b w:val="0"/>
      <w:szCs w:val="24"/>
    </w:rPr>
  </w:style>
  <w:style w:type="paragraph" w:styleId="1263">
    <w:name w:val="List Bullet"/>
    <w:basedOn w:val="993"/>
    <w:pPr>
      <w:ind w:left="360" w:hanging="720"/>
      <w:tabs>
        <w:tab w:val="left" w:pos="720" w:leader="none"/>
      </w:tabs>
    </w:pPr>
    <w:rPr>
      <w:color w:val="000000"/>
      <w:spacing w:val="48"/>
      <w:sz w:val="24"/>
      <w:szCs w:val="24"/>
    </w:rPr>
  </w:style>
  <w:style w:type="paragraph" w:styleId="1264" w:customStyle="1">
    <w:name w:val="~ Подпункт"/>
    <w:basedOn w:val="993"/>
    <w:qFormat/>
    <w:pPr>
      <w:ind w:firstLine="709"/>
      <w:jc w:val="both"/>
      <w:tabs>
        <w:tab w:val="clear" w:pos="720" w:leader="none"/>
        <w:tab w:val="left" w:pos="1276" w:leader="none"/>
      </w:tabs>
      <w:outlineLvl w:val="1"/>
    </w:pPr>
    <w:rPr>
      <w:rFonts w:eastAsia="Calibri"/>
      <w:sz w:val="28"/>
      <w:szCs w:val="28"/>
      <w:lang w:eastAsia="en-US"/>
    </w:rPr>
  </w:style>
  <w:style w:type="paragraph" w:styleId="1265" w:customStyle="1">
    <w:name w:val="~ Подпункт третьего уровня"/>
    <w:basedOn w:val="1264"/>
    <w:qFormat/>
    <w:pPr>
      <w:spacing w:before="80" w:after="0"/>
      <w:tabs>
        <w:tab w:val="left" w:pos="1080" w:leader="none"/>
        <w:tab w:val="clear" w:pos="1276" w:leader="none"/>
        <w:tab w:val="left" w:pos="1560" w:leader="none"/>
      </w:tabs>
      <w:outlineLvl w:val="2"/>
    </w:pPr>
  </w:style>
  <w:style w:type="paragraph" w:styleId="1266" w:customStyle="1">
    <w:name w:val="Text Center"/>
    <w:basedOn w:val="993"/>
    <w:qFormat/>
    <w:pPr>
      <w:jc w:val="center"/>
    </w:pPr>
    <w:rPr>
      <w:sz w:val="28"/>
      <w:szCs w:val="24"/>
      <w:lang w:val="en-US"/>
    </w:rPr>
  </w:style>
  <w:style w:type="paragraph" w:styleId="1267" w:customStyle="1">
    <w:name w:val="Текст в таблице"/>
    <w:basedOn w:val="993"/>
    <w:qFormat/>
    <w:pPr>
      <w:ind w:left="-51" w:right="-41"/>
      <w:jc w:val="both"/>
      <w:keepLines/>
      <w:spacing w:before="60" w:after="60"/>
    </w:pPr>
    <w:rPr>
      <w:rFonts w:ascii="Arial" w:hAnsi="Arial" w:cs="Arial"/>
      <w:sz w:val="21"/>
      <w:szCs w:val="21"/>
    </w:rPr>
  </w:style>
  <w:style w:type="paragraph" w:styleId="1268" w:customStyle="1">
    <w:name w:val="Термин"/>
    <w:basedOn w:val="1147"/>
    <w:qFormat/>
    <w:pPr>
      <w:ind w:left="567"/>
      <w:jc w:val="both"/>
      <w:tabs>
        <w:tab w:val="left" w:pos="0" w:leader="none"/>
        <w:tab w:val="clear" w:pos="720" w:leader="none"/>
      </w:tabs>
    </w:pPr>
    <w:rPr>
      <w:rFonts w:ascii="Times New Roman" w:hAnsi="Times New Roman" w:eastAsia="MS Mincho"/>
      <w:sz w:val="26"/>
      <w:szCs w:val="26"/>
      <w:lang w:eastAsia="en-US"/>
    </w:rPr>
  </w:style>
  <w:style w:type="paragraph" w:styleId="1269">
    <w:name w:val="index 1"/>
    <w:basedOn w:val="993"/>
    <w:qFormat/>
    <w:pPr>
      <w:ind w:left="220" w:hanging="220"/>
    </w:pPr>
    <w:rPr>
      <w:rFonts w:ascii="Calibri" w:hAnsi="Calibri" w:eastAsia="Calibri"/>
      <w:sz w:val="22"/>
      <w:szCs w:val="22"/>
      <w:lang w:eastAsia="en-US"/>
    </w:rPr>
  </w:style>
  <w:style w:type="paragraph" w:styleId="1270" w:customStyle="1">
    <w:name w:val="index heading111"/>
    <w:basedOn w:val="993"/>
    <w:qFormat/>
    <w:pPr>
      <w:suppressLineNumbers/>
    </w:pPr>
    <w:rPr>
      <w:rFonts w:cs="FreeSans"/>
      <w:color w:val="00000a"/>
      <w:sz w:val="24"/>
      <w:szCs w:val="24"/>
    </w:rPr>
  </w:style>
  <w:style w:type="paragraph" w:styleId="1271" w:customStyle="1">
    <w:name w:val="normal_0020table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2" w:customStyle="1">
    <w:name w:val="Название1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3" w:customStyle="1">
    <w:name w:val="dash0422_0435_0440_043c_0438_043d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4" w:customStyle="1">
    <w:name w:val="dash0422_0435_043a_0441_0442_0020_0432_0020_0442_0430_0431_043b_0438_0446_0435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5" w:customStyle="1">
    <w:name w:val="abstract_0020num1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6" w:customStyle="1">
    <w:name w:val="table_0020grid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7" w:customStyle="1">
    <w:name w:val="list_0020paragraph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8" w:customStyle="1">
    <w:name w:val="body_0020text_0020indent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79" w:customStyle="1">
    <w:name w:val="Обычный 1"/>
    <w:basedOn w:val="993"/>
    <w:qFormat/>
    <w:pPr>
      <w:ind w:firstLine="709"/>
      <w:jc w:val="both"/>
      <w:spacing w:before="60" w:after="60" w:line="360" w:lineRule="auto"/>
    </w:pPr>
    <w:rPr>
      <w:color w:val="00000a"/>
      <w:sz w:val="24"/>
      <w:szCs w:val="24"/>
    </w:rPr>
  </w:style>
  <w:style w:type="paragraph" w:styleId="1280" w:customStyle="1">
    <w:name w:val="Маркированный список со сдвигом"/>
    <w:qFormat/>
    <w:pPr>
      <w:jc w:val="both"/>
      <w:spacing w:before="0" w:after="0" w:line="360" w:lineRule="auto"/>
      <w:widowControl w:val="off"/>
    </w:pPr>
    <w:rPr>
      <w:rFonts w:ascii="Times New Roman" w:hAnsi="Times New Roman" w:eastAsia="Times New Roman" w:cs="Arial"/>
      <w:color w:val="00000a"/>
      <w:sz w:val="24"/>
      <w:szCs w:val="20"/>
      <w:lang w:val="ru-RU" w:eastAsia="ru-RU" w:bidi="ar-SA"/>
    </w:rPr>
  </w:style>
  <w:style w:type="paragraph" w:styleId="1281" w:customStyle="1">
    <w:name w:val="Обычный2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82" w:customStyle="1">
    <w:name w:val="Название2"/>
    <w:basedOn w:val="993"/>
    <w:qFormat/>
    <w:pPr>
      <w:spacing w:before="280" w:after="280"/>
    </w:pPr>
    <w:rPr>
      <w:color w:val="00000a"/>
      <w:sz w:val="24"/>
      <w:szCs w:val="24"/>
    </w:rPr>
  </w:style>
  <w:style w:type="paragraph" w:styleId="1283" w:customStyle="1">
    <w:name w:val="Содержимое врезки"/>
    <w:basedOn w:val="993"/>
    <w:qFormat/>
    <w:rPr>
      <w:color w:val="00000a"/>
      <w:sz w:val="24"/>
      <w:szCs w:val="24"/>
    </w:rPr>
  </w:style>
  <w:style w:type="paragraph" w:styleId="1284" w:customStyle="1">
    <w:name w:val="Текст сноски1"/>
    <w:basedOn w:val="993"/>
    <w:qFormat/>
    <w:rPr>
      <w:color w:val="00000a"/>
      <w:sz w:val="24"/>
      <w:szCs w:val="24"/>
    </w:rPr>
  </w:style>
  <w:style w:type="paragraph" w:styleId="1285" w:customStyle="1">
    <w:name w:val="msonormal"/>
    <w:basedOn w:val="993"/>
    <w:qFormat/>
    <w:pPr>
      <w:spacing w:before="280" w:after="280"/>
    </w:pPr>
    <w:rPr>
      <w:sz w:val="24"/>
      <w:szCs w:val="24"/>
    </w:rPr>
  </w:style>
  <w:style w:type="paragraph" w:styleId="1286" w:customStyle="1">
    <w:name w:val="font5"/>
    <w:basedOn w:val="993"/>
    <w:qFormat/>
    <w:pPr>
      <w:spacing w:before="280" w:after="280"/>
    </w:pPr>
    <w:rPr>
      <w:color w:val="000000"/>
      <w:sz w:val="22"/>
      <w:szCs w:val="22"/>
    </w:rPr>
  </w:style>
  <w:style w:type="paragraph" w:styleId="1287" w:customStyle="1">
    <w:name w:val="font6"/>
    <w:basedOn w:val="993"/>
    <w:qFormat/>
    <w:pPr>
      <w:spacing w:before="280" w:after="280"/>
    </w:pPr>
    <w:rPr>
      <w:color w:val="000000"/>
      <w:sz w:val="22"/>
      <w:szCs w:val="22"/>
    </w:rPr>
  </w:style>
  <w:style w:type="paragraph" w:styleId="1288" w:customStyle="1">
    <w:name w:val="xl65"/>
    <w:basedOn w:val="993"/>
    <w:qFormat/>
    <w:pPr>
      <w:jc w:val="center"/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289" w:customStyle="1">
    <w:name w:val="xl66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290" w:customStyle="1">
    <w:name w:val="xl67"/>
    <w:basedOn w:val="993"/>
    <w:qFormat/>
    <w:pPr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a"/>
      <w:sz w:val="24"/>
      <w:szCs w:val="24"/>
    </w:rPr>
  </w:style>
  <w:style w:type="paragraph" w:styleId="1291" w:customStyle="1">
    <w:name w:val="xl68"/>
    <w:basedOn w:val="993"/>
    <w:qFormat/>
    <w:pPr>
      <w:jc w:val="center"/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a"/>
      <w:sz w:val="24"/>
      <w:szCs w:val="24"/>
    </w:rPr>
  </w:style>
  <w:style w:type="paragraph" w:styleId="1292" w:customStyle="1">
    <w:name w:val="xl69"/>
    <w:basedOn w:val="993"/>
    <w:qFormat/>
    <w:pPr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1293" w:customStyle="1">
    <w:name w:val="xl70"/>
    <w:basedOn w:val="993"/>
    <w:qFormat/>
    <w:pPr>
      <w:jc w:val="center"/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1294" w:customStyle="1">
    <w:name w:val="xl71"/>
    <w:basedOn w:val="993"/>
    <w:qFormat/>
    <w:pPr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295" w:customStyle="1">
    <w:name w:val="xl72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1296" w:customStyle="1">
    <w:name w:val="xl73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297" w:customStyle="1">
    <w:name w:val="xl74"/>
    <w:basedOn w:val="993"/>
    <w:qFormat/>
    <w:pPr>
      <w:jc w:val="center"/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298" w:customStyle="1">
    <w:name w:val="xl75"/>
    <w:basedOn w:val="993"/>
    <w:qFormat/>
    <w:pPr>
      <w:jc w:val="center"/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a"/>
      <w:sz w:val="24"/>
      <w:szCs w:val="24"/>
    </w:rPr>
  </w:style>
  <w:style w:type="paragraph" w:styleId="1299" w:customStyle="1">
    <w:name w:val="xl76"/>
    <w:basedOn w:val="993"/>
    <w:qFormat/>
    <w:pPr>
      <w:spacing w:before="280" w:after="280"/>
      <w:shd w:val="clear" w:color="auto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a"/>
      <w:sz w:val="24"/>
      <w:szCs w:val="24"/>
    </w:rPr>
  </w:style>
  <w:style w:type="paragraph" w:styleId="1300" w:customStyle="1">
    <w:name w:val="xl77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301" w:customStyle="1">
    <w:name w:val="xl78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302" w:customStyle="1">
    <w:name w:val="xl64"/>
    <w:basedOn w:val="993"/>
    <w:qFormat/>
    <w:pPr>
      <w:spacing w:before="280" w:after="280"/>
    </w:pPr>
    <w:rPr>
      <w:sz w:val="24"/>
      <w:szCs w:val="24"/>
    </w:rPr>
  </w:style>
  <w:style w:type="paragraph" w:styleId="1303" w:customStyle="1">
    <w:name w:val="xl79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304" w:customStyle="1">
    <w:name w:val="xl80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sz w:val="24"/>
      <w:szCs w:val="24"/>
    </w:rPr>
  </w:style>
  <w:style w:type="paragraph" w:styleId="1305" w:customStyle="1">
    <w:name w:val="xl81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sz w:val="24"/>
      <w:szCs w:val="24"/>
    </w:rPr>
  </w:style>
  <w:style w:type="paragraph" w:styleId="1306" w:customStyle="1">
    <w:name w:val="xl82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307" w:customStyle="1">
    <w:name w:val="xl83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308" w:customStyle="1">
    <w:name w:val="xl84"/>
    <w:basedOn w:val="993"/>
    <w:qFormat/>
    <w:pPr>
      <w:spacing w:before="280" w:after="280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sz w:val="24"/>
      <w:szCs w:val="24"/>
    </w:rPr>
  </w:style>
  <w:style w:type="paragraph" w:styleId="1309" w:customStyle="1">
    <w:name w:val="xl85"/>
    <w:basedOn w:val="993"/>
    <w:qFormat/>
    <w:pPr>
      <w:spacing w:before="280" w:after="280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310" w:customStyle="1">
    <w:name w:val="xl86"/>
    <w:basedOn w:val="993"/>
    <w:qFormat/>
    <w:pPr>
      <w:spacing w:before="280" w:after="280"/>
      <w:pBdr>
        <w:top w:val="single" w:color="000000" w:sz="4" w:space="0"/>
        <w:left w:val="single" w:color="000000" w:sz="4" w:space="0"/>
      </w:pBdr>
    </w:pPr>
    <w:rPr>
      <w:sz w:val="24"/>
      <w:szCs w:val="24"/>
    </w:rPr>
  </w:style>
  <w:style w:type="paragraph" w:styleId="1311" w:customStyle="1">
    <w:name w:val="!Основной"/>
    <w:qFormat/>
    <w:pPr>
      <w:ind w:firstLine="737"/>
      <w:jc w:val="both"/>
      <w:keepNext/>
      <w:spacing w:before="0" w:after="0"/>
      <w:widowControl/>
    </w:pPr>
    <w:rPr>
      <w:rFonts w:ascii="Times New Roman" w:hAnsi="Times New Roman" w:eastAsia="MS Mincho" w:cs="Times New Roman"/>
      <w:color w:val="auto"/>
      <w:sz w:val="24"/>
      <w:szCs w:val="24"/>
      <w:lang w:val="ru-RU" w:eastAsia="ru-RU" w:bidi="ar-SA"/>
    </w:rPr>
  </w:style>
  <w:style w:type="paragraph" w:styleId="1312" w:customStyle="1">
    <w:name w:val="Основной текст1"/>
    <w:basedOn w:val="993"/>
    <w:qFormat/>
    <w:pPr>
      <w:ind w:firstLine="400"/>
      <w:widowControl w:val="off"/>
    </w:pPr>
    <w:rPr>
      <w:sz w:val="22"/>
      <w:szCs w:val="22"/>
      <w:lang w:eastAsia="en-US"/>
    </w:rPr>
  </w:style>
  <w:style w:type="numbering" w:styleId="1313" w:default="1">
    <w:name w:val="No List"/>
    <w:uiPriority w:val="99"/>
    <w:semiHidden/>
    <w:unhideWhenUsed/>
    <w:qFormat/>
  </w:style>
  <w:style w:type="numbering" w:styleId="1314" w:customStyle="1">
    <w:name w:val="Нет списка1"/>
    <w:qFormat/>
  </w:style>
  <w:style w:type="numbering" w:styleId="1315" w:customStyle="1">
    <w:name w:val="Нет списка2"/>
    <w:qFormat/>
  </w:style>
  <w:style w:type="numbering" w:styleId="1316" w:customStyle="1">
    <w:name w:val="Нет списка11"/>
    <w:qFormat/>
  </w:style>
  <w:style w:type="numbering" w:styleId="1317" w:customStyle="1">
    <w:name w:val="Нет списка3"/>
    <w:qFormat/>
  </w:style>
  <w:style w:type="numbering" w:styleId="1318" w:customStyle="1">
    <w:name w:val="Нет списка12"/>
    <w:qFormat/>
  </w:style>
  <w:style w:type="numbering" w:styleId="1319" w:customStyle="1">
    <w:name w:val="Нет списка21"/>
    <w:qFormat/>
  </w:style>
  <w:style w:type="numbering" w:styleId="1320" w:customStyle="1">
    <w:name w:val="Нет списка111"/>
    <w:qFormat/>
  </w:style>
  <w:style w:type="numbering" w:styleId="1321" w:customStyle="1">
    <w:name w:val="Нет списка4"/>
    <w:qFormat/>
  </w:style>
  <w:style w:type="numbering" w:styleId="1322" w:customStyle="1">
    <w:name w:val="Нет списка13"/>
    <w:qFormat/>
  </w:style>
  <w:style w:type="numbering" w:styleId="1323" w:customStyle="1">
    <w:name w:val="Нет списка112"/>
    <w:qFormat/>
  </w:style>
  <w:style w:type="numbering" w:styleId="1324" w:customStyle="1">
    <w:name w:val="Стиль1"/>
    <w:qFormat/>
  </w:style>
  <w:style w:type="numbering" w:styleId="1325" w:customStyle="1">
    <w:name w:val="Стиль11"/>
    <w:qFormat/>
  </w:style>
  <w:style w:type="table" w:styleId="1326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Relationship Id="rId18" Type="http://schemas.openxmlformats.org/officeDocument/2006/relationships/footer" Target="footer4.xml" /><Relationship Id="rId19" Type="http://schemas.openxmlformats.org/officeDocument/2006/relationships/footer" Target="footer5.xml" /><Relationship Id="rId20" Type="http://schemas.openxmlformats.org/officeDocument/2006/relationships/footer" Target="footer6.xml" /><Relationship Id="rId21" Type="http://schemas.openxmlformats.org/officeDocument/2006/relationships/hyperlink" Target="http://gsrb.ru/ru/symbols/remain/1704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Company>ICC</Company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 К Т</dc:title>
  <dc:subject/>
  <dc:creator>54</dc:creator>
  <dc:description/>
  <dc:language>ru-RU</dc:language>
  <cp:lastModifiedBy>akbashev</cp:lastModifiedBy>
  <cp:revision>53</cp:revision>
  <dcterms:created xsi:type="dcterms:W3CDTF">2022-06-29T12:30:00Z</dcterms:created>
  <dcterms:modified xsi:type="dcterms:W3CDTF">2025-02-21T09:08:46Z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