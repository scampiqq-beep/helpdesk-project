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FCF" w:rsidRPr="008309BB" w:rsidRDefault="007D5FCF" w:rsidP="007D5FCF">
      <w:pPr>
        <w:spacing w:line="100" w:lineRule="atLeast"/>
        <w:ind w:left="5670"/>
        <w:jc w:val="both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  <w:r w:rsidRPr="008309BB">
        <w:rPr>
          <w:color w:val="000000" w:themeColor="text1"/>
          <w:sz w:val="28"/>
          <w:szCs w:val="28"/>
        </w:rPr>
        <w:t xml:space="preserve"> </w:t>
      </w:r>
    </w:p>
    <w:p w:rsidR="007D5FCF" w:rsidRPr="008309BB" w:rsidRDefault="007D5FCF" w:rsidP="000D1850">
      <w:pPr>
        <w:tabs>
          <w:tab w:val="left" w:pos="4111"/>
          <w:tab w:val="left" w:pos="6804"/>
        </w:tabs>
        <w:spacing w:after="120" w:line="100" w:lineRule="atLeast"/>
        <w:jc w:val="both"/>
        <w:rPr>
          <w:color w:val="000000" w:themeColor="text1"/>
          <w:sz w:val="28"/>
          <w:szCs w:val="28"/>
        </w:rPr>
      </w:pPr>
      <w:r w:rsidRPr="008309BB">
        <w:rPr>
          <w:color w:val="000000" w:themeColor="text1"/>
          <w:sz w:val="28"/>
          <w:szCs w:val="28"/>
        </w:rPr>
        <w:t>«___» _____ 202</w:t>
      </w:r>
      <w:r w:rsidR="0049429D">
        <w:rPr>
          <w:color w:val="000000" w:themeColor="text1"/>
          <w:sz w:val="28"/>
          <w:szCs w:val="28"/>
        </w:rPr>
        <w:t>1</w:t>
      </w:r>
      <w:r w:rsidRPr="008309BB">
        <w:rPr>
          <w:color w:val="000000" w:themeColor="text1"/>
          <w:sz w:val="28"/>
          <w:szCs w:val="28"/>
        </w:rPr>
        <w:t xml:space="preserve"> й</w:t>
      </w:r>
      <w:r w:rsidR="000D1850" w:rsidRPr="008309BB">
        <w:rPr>
          <w:color w:val="000000" w:themeColor="text1"/>
          <w:sz w:val="28"/>
          <w:szCs w:val="28"/>
        </w:rPr>
        <w:t>.</w:t>
      </w:r>
      <w:r w:rsidR="000D1850">
        <w:rPr>
          <w:color w:val="000000" w:themeColor="text1"/>
          <w:sz w:val="28"/>
          <w:szCs w:val="28"/>
        </w:rPr>
        <w:tab/>
      </w:r>
      <w:r w:rsidRPr="008309BB">
        <w:rPr>
          <w:color w:val="000000" w:themeColor="text1"/>
          <w:sz w:val="28"/>
          <w:szCs w:val="28"/>
        </w:rPr>
        <w:t>№ ___-</w:t>
      </w:r>
      <w:r w:rsidR="000D1850" w:rsidRPr="008309BB">
        <w:rPr>
          <w:color w:val="000000" w:themeColor="text1"/>
          <w:sz w:val="28"/>
          <w:szCs w:val="28"/>
        </w:rPr>
        <w:t>ОД</w:t>
      </w:r>
      <w:r w:rsidR="000D1850">
        <w:rPr>
          <w:color w:val="000000" w:themeColor="text1"/>
          <w:sz w:val="28"/>
          <w:szCs w:val="28"/>
        </w:rPr>
        <w:tab/>
      </w:r>
      <w:r w:rsidR="0049429D">
        <w:rPr>
          <w:color w:val="000000" w:themeColor="text1"/>
          <w:sz w:val="28"/>
          <w:szCs w:val="28"/>
        </w:rPr>
        <w:t>«___» ________ 2021</w:t>
      </w:r>
      <w:r w:rsidRPr="008309BB">
        <w:rPr>
          <w:color w:val="000000" w:themeColor="text1"/>
          <w:sz w:val="28"/>
          <w:szCs w:val="28"/>
        </w:rPr>
        <w:t xml:space="preserve"> г.</w:t>
      </w:r>
    </w:p>
    <w:p w:rsidR="007D5FCF" w:rsidRPr="008309BB" w:rsidRDefault="007D5FCF" w:rsidP="007D5FCF">
      <w:pPr>
        <w:spacing w:after="120" w:line="100" w:lineRule="atLeast"/>
        <w:rPr>
          <w:color w:val="000000" w:themeColor="text1"/>
          <w:sz w:val="28"/>
          <w:szCs w:val="28"/>
        </w:rPr>
      </w:pPr>
    </w:p>
    <w:p w:rsidR="0015598C" w:rsidRPr="008309BB" w:rsidRDefault="007D5FCF" w:rsidP="007D5FCF">
      <w:pPr>
        <w:ind w:right="-1"/>
        <w:jc w:val="center"/>
        <w:rPr>
          <w:b/>
          <w:color w:val="000000" w:themeColor="text1"/>
          <w:sz w:val="28"/>
          <w:szCs w:val="28"/>
        </w:rPr>
      </w:pPr>
      <w:r w:rsidRPr="008309BB">
        <w:rPr>
          <w:b/>
          <w:color w:val="000000" w:themeColor="text1"/>
          <w:sz w:val="28"/>
          <w:szCs w:val="28"/>
        </w:rPr>
        <w:t xml:space="preserve">Об утверждении </w:t>
      </w:r>
      <w:r w:rsidR="0015598C" w:rsidRPr="008309BB">
        <w:rPr>
          <w:b/>
          <w:color w:val="000000" w:themeColor="text1"/>
          <w:sz w:val="28"/>
          <w:szCs w:val="28"/>
        </w:rPr>
        <w:t xml:space="preserve">Регламента взаимодействия при реагировании на компьютерные инциденты в </w:t>
      </w:r>
      <w:r w:rsidR="00BB205F">
        <w:rPr>
          <w:b/>
          <w:color w:val="000000" w:themeColor="text1"/>
          <w:sz w:val="28"/>
          <w:szCs w:val="28"/>
        </w:rPr>
        <w:t>г</w:t>
      </w:r>
      <w:r w:rsidR="0015598C" w:rsidRPr="008309BB">
        <w:rPr>
          <w:b/>
          <w:color w:val="000000" w:themeColor="text1"/>
          <w:sz w:val="28"/>
          <w:szCs w:val="28"/>
        </w:rPr>
        <w:t>осударственной доверенной инфокоммуникационной инфраструктуре Республики Башкортостан и локальных вычислительных сетях органов государственной власти Республики Башкортостан</w:t>
      </w:r>
    </w:p>
    <w:p w:rsidR="007D5FCF" w:rsidRPr="008309BB" w:rsidRDefault="0015598C" w:rsidP="00DE6B19">
      <w:pPr>
        <w:suppressAutoHyphens w:val="0"/>
        <w:autoSpaceDE w:val="0"/>
        <w:autoSpaceDN w:val="0"/>
        <w:adjustRightInd w:val="0"/>
        <w:spacing w:before="36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8309BB">
        <w:rPr>
          <w:rFonts w:eastAsiaTheme="minorHAnsi"/>
          <w:bCs/>
          <w:color w:val="000000" w:themeColor="text1"/>
          <w:sz w:val="28"/>
          <w:szCs w:val="28"/>
          <w:lang w:eastAsia="en-US"/>
        </w:rPr>
        <w:t xml:space="preserve">В целях реализации </w:t>
      </w:r>
      <w:r w:rsidR="00BB205F">
        <w:rPr>
          <w:rFonts w:eastAsiaTheme="minorHAnsi"/>
          <w:bCs/>
          <w:color w:val="000000" w:themeColor="text1"/>
          <w:sz w:val="28"/>
          <w:szCs w:val="28"/>
          <w:lang w:eastAsia="en-US"/>
        </w:rPr>
        <w:t xml:space="preserve">постановления </w:t>
      </w:r>
      <w:r w:rsidRPr="008309BB">
        <w:rPr>
          <w:rFonts w:eastAsiaTheme="minorHAnsi"/>
          <w:bCs/>
          <w:color w:val="000000" w:themeColor="text1"/>
          <w:sz w:val="28"/>
          <w:szCs w:val="28"/>
          <w:lang w:eastAsia="en-US"/>
        </w:rPr>
        <w:t>Правительства Республики Башкортостан от 25 сентября 2015 года № 408 «О Концепции государственной доверенной инфокоммуникационной инфраструктуры Республики Башкортостан»</w:t>
      </w:r>
      <w:r w:rsidR="007D5FCF" w:rsidRPr="008309BB">
        <w:rPr>
          <w:color w:val="000000" w:themeColor="text1"/>
          <w:sz w:val="28"/>
          <w:szCs w:val="28"/>
          <w:lang w:eastAsia="ru-RU"/>
        </w:rPr>
        <w:t>,</w:t>
      </w:r>
    </w:p>
    <w:p w:rsidR="007D5FCF" w:rsidRPr="008309BB" w:rsidRDefault="007D5FCF" w:rsidP="007D5FCF">
      <w:pPr>
        <w:spacing w:before="240" w:after="240" w:line="360" w:lineRule="auto"/>
        <w:ind w:right="-28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ПРИКАЗЫВАЮ: </w:t>
      </w:r>
    </w:p>
    <w:p w:rsidR="0015598C" w:rsidRPr="008309BB" w:rsidRDefault="007D5FCF" w:rsidP="00DE6B19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right="-28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Утвердить </w:t>
      </w:r>
      <w:r w:rsidR="0015598C"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Регламент взаимодействия при реагировании на компьютерные инциденты в </w:t>
      </w:r>
      <w:r w:rsidR="00831144">
        <w:rPr>
          <w:snapToGrid w:val="0"/>
          <w:color w:val="000000" w:themeColor="text1"/>
          <w:sz w:val="28"/>
          <w:szCs w:val="28"/>
          <w:lang w:eastAsia="x-none"/>
        </w:rPr>
        <w:t>Г</w:t>
      </w:r>
      <w:r w:rsidR="0015598C" w:rsidRPr="008309BB">
        <w:rPr>
          <w:snapToGrid w:val="0"/>
          <w:color w:val="000000" w:themeColor="text1"/>
          <w:sz w:val="28"/>
          <w:szCs w:val="28"/>
          <w:lang w:eastAsia="x-none"/>
        </w:rPr>
        <w:t>осударственной доверенной инфокоммуникационной инфраструктуре Республики Башкортостан и локальных вычислительных сетях органов государственной власти Республики Башкортостан.</w:t>
      </w:r>
    </w:p>
    <w:p w:rsidR="007D5FCF" w:rsidRPr="008309BB" w:rsidRDefault="007D5FCF" w:rsidP="007D5FCF">
      <w:pPr>
        <w:spacing w:line="360" w:lineRule="auto"/>
        <w:ind w:right="-28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2. Юридическому отделу Министерства цифрового развития государственного управления Республики Башкортостан (далее – Минцифразвития РБ) направить настоящий приказ на государственную регистрацию в установленном порядке.</w:t>
      </w:r>
    </w:p>
    <w:p w:rsidR="007D5FCF" w:rsidRPr="008309BB" w:rsidRDefault="007D5FCF" w:rsidP="007D5FCF">
      <w:pPr>
        <w:spacing w:line="360" w:lineRule="auto"/>
        <w:ind w:right="-28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3. Отделу развития интернет-порталов Управления цифровой трансформации региона Минцифразвития РБ обеспечить размещение </w:t>
      </w:r>
      <w:r w:rsidRPr="008309BB">
        <w:rPr>
          <w:snapToGrid w:val="0"/>
          <w:color w:val="000000" w:themeColor="text1"/>
          <w:sz w:val="28"/>
          <w:szCs w:val="28"/>
          <w:lang w:eastAsia="x-none"/>
        </w:rPr>
        <w:lastRenderedPageBreak/>
        <w:t>настоящего приказа на официальном сайте Минцифразвития РБ в информационно-коммуникационной сети Интернет.</w:t>
      </w:r>
    </w:p>
    <w:p w:rsidR="007D5FCF" w:rsidRPr="008309BB" w:rsidRDefault="007D5FCF" w:rsidP="00831144">
      <w:pPr>
        <w:spacing w:line="360" w:lineRule="auto"/>
        <w:ind w:right="-28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4. Сектору организационно-контрольной работы Минцифразвития РБ </w:t>
      </w:r>
      <w:r w:rsidRPr="008309BB">
        <w:rPr>
          <w:color w:val="000000" w:themeColor="text1"/>
          <w:sz w:val="28"/>
          <w:szCs w:val="28"/>
        </w:rPr>
        <w:t xml:space="preserve">ознакомить с настоящим приказом государственных гражданских служащих </w:t>
      </w:r>
      <w:r w:rsidRPr="008309BB">
        <w:rPr>
          <w:snapToGrid w:val="0"/>
          <w:color w:val="000000" w:themeColor="text1"/>
          <w:sz w:val="28"/>
          <w:szCs w:val="28"/>
          <w:lang w:eastAsia="x-none"/>
        </w:rPr>
        <w:t>Минцифразвития РБ.</w:t>
      </w:r>
    </w:p>
    <w:p w:rsidR="007D5FCF" w:rsidRPr="008309BB" w:rsidRDefault="00831144" w:rsidP="007D5FCF">
      <w:pPr>
        <w:spacing w:line="360" w:lineRule="auto"/>
        <w:ind w:right="-30" w:firstLine="709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>
        <w:rPr>
          <w:snapToGrid w:val="0"/>
          <w:color w:val="000000" w:themeColor="text1"/>
          <w:sz w:val="28"/>
          <w:szCs w:val="28"/>
          <w:lang w:eastAsia="x-none"/>
        </w:rPr>
        <w:t>5</w:t>
      </w:r>
      <w:r w:rsidR="007D5FCF"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. Контроль за исполнением настоящего приказа оставляю за собой. </w:t>
      </w:r>
    </w:p>
    <w:p w:rsidR="007D5FCF" w:rsidRPr="008309BB" w:rsidRDefault="007D5FCF" w:rsidP="007D5FCF">
      <w:pPr>
        <w:spacing w:before="240" w:after="240" w:line="360" w:lineRule="auto"/>
        <w:ind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</w:p>
    <w:p w:rsidR="003255B5" w:rsidRPr="008309BB" w:rsidRDefault="007D5FCF" w:rsidP="007D5FCF">
      <w:pPr>
        <w:ind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Министр</w:t>
      </w:r>
      <w:r w:rsidRPr="008309BB">
        <w:rPr>
          <w:snapToGrid w:val="0"/>
          <w:color w:val="000000" w:themeColor="text1"/>
          <w:sz w:val="28"/>
          <w:szCs w:val="28"/>
          <w:lang w:eastAsia="x-none"/>
        </w:rPr>
        <w:br/>
        <w:t>цифрового развития</w:t>
      </w:r>
    </w:p>
    <w:p w:rsidR="003255B5" w:rsidRPr="008309BB" w:rsidRDefault="007D5FCF" w:rsidP="007D5FCF">
      <w:pPr>
        <w:ind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государственного управления</w:t>
      </w:r>
    </w:p>
    <w:p w:rsidR="007D5FCF" w:rsidRPr="008309BB" w:rsidRDefault="007D5FCF" w:rsidP="007D5FCF">
      <w:pPr>
        <w:ind w:right="-28"/>
        <w:jc w:val="both"/>
        <w:rPr>
          <w:snapToGrid w:val="0"/>
          <w:color w:val="000000" w:themeColor="text1"/>
          <w:sz w:val="28"/>
          <w:szCs w:val="28"/>
          <w:lang w:eastAsia="x-none"/>
        </w:rPr>
        <w:sectPr w:rsidR="007D5FCF" w:rsidRPr="008309BB" w:rsidSect="000354F9">
          <w:headerReference w:type="default" r:id="rId7"/>
          <w:pgSz w:w="11905" w:h="16837"/>
          <w:pgMar w:top="1134" w:right="565" w:bottom="1134" w:left="1701" w:header="720" w:footer="533" w:gutter="0"/>
          <w:cols w:space="720"/>
          <w:titlePg/>
          <w:docGrid w:linePitch="360" w:charSpace="32768"/>
        </w:sect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Республики Башкортостан                                                </w:t>
      </w:r>
      <w:r w:rsidR="000354F9">
        <w:rPr>
          <w:snapToGrid w:val="0"/>
          <w:color w:val="000000" w:themeColor="text1"/>
          <w:sz w:val="28"/>
          <w:szCs w:val="28"/>
          <w:lang w:eastAsia="x-none"/>
        </w:rPr>
        <w:t xml:space="preserve">                  Г.В. Разумикин</w:t>
      </w: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lastRenderedPageBreak/>
        <w:t>Утвержден приказом</w:t>
      </w:r>
    </w:p>
    <w:p w:rsidR="00296497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Министерства цифрового развития</w:t>
      </w:r>
    </w:p>
    <w:p w:rsidR="00296497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государственного управления</w:t>
      </w: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Республики Башкортостан</w:t>
      </w: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от ___ ________202</w:t>
      </w:r>
      <w:r w:rsidR="0049429D">
        <w:rPr>
          <w:snapToGrid w:val="0"/>
          <w:color w:val="000000" w:themeColor="text1"/>
          <w:sz w:val="28"/>
          <w:szCs w:val="28"/>
          <w:lang w:eastAsia="x-none"/>
        </w:rPr>
        <w:t>1</w:t>
      </w:r>
      <w:r w:rsidRPr="008309BB">
        <w:rPr>
          <w:snapToGrid w:val="0"/>
          <w:color w:val="000000" w:themeColor="text1"/>
          <w:sz w:val="28"/>
          <w:szCs w:val="28"/>
          <w:lang w:eastAsia="x-none"/>
        </w:rPr>
        <w:t xml:space="preserve"> года</w:t>
      </w: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№ ____</w:t>
      </w: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</w:p>
    <w:p w:rsidR="007D5FCF" w:rsidRPr="008309BB" w:rsidRDefault="007D5FCF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</w:p>
    <w:p w:rsidR="00BD1A05" w:rsidRPr="008309BB" w:rsidRDefault="00BD1A05" w:rsidP="007D5FCF">
      <w:pPr>
        <w:ind w:left="5103" w:right="-28"/>
        <w:jc w:val="both"/>
        <w:rPr>
          <w:snapToGrid w:val="0"/>
          <w:color w:val="000000" w:themeColor="text1"/>
          <w:sz w:val="28"/>
          <w:szCs w:val="28"/>
          <w:lang w:eastAsia="x-none"/>
        </w:rPr>
      </w:pPr>
    </w:p>
    <w:p w:rsidR="007D5FCF" w:rsidRPr="008309BB" w:rsidRDefault="00BD1A05" w:rsidP="007D5FCF">
      <w:pPr>
        <w:ind w:right="-28"/>
        <w:jc w:val="center"/>
        <w:rPr>
          <w:snapToGrid w:val="0"/>
          <w:color w:val="000000" w:themeColor="text1"/>
          <w:sz w:val="28"/>
          <w:szCs w:val="28"/>
          <w:lang w:eastAsia="x-none"/>
        </w:rPr>
      </w:pPr>
      <w:r w:rsidRPr="008309BB">
        <w:rPr>
          <w:snapToGrid w:val="0"/>
          <w:color w:val="000000" w:themeColor="text1"/>
          <w:sz w:val="28"/>
          <w:szCs w:val="28"/>
          <w:lang w:eastAsia="x-none"/>
        </w:rPr>
        <w:t>Регламент</w:t>
      </w:r>
    </w:p>
    <w:p w:rsidR="00BD1A05" w:rsidRPr="008309BB" w:rsidRDefault="00BD1A05" w:rsidP="007D5FCF">
      <w:pPr>
        <w:ind w:right="-28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взаимодействия при реагировании на компьютерные инциденты в </w:t>
      </w:r>
      <w:r w:rsidR="0049429D">
        <w:rPr>
          <w:rFonts w:eastAsiaTheme="minorHAnsi"/>
          <w:color w:val="000000" w:themeColor="text1"/>
          <w:sz w:val="28"/>
          <w:szCs w:val="28"/>
          <w:lang w:eastAsia="en-US"/>
        </w:rPr>
        <w:t>Г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осударственной доверенной инфокоммуникационной инфраструктуре </w:t>
      </w:r>
    </w:p>
    <w:p w:rsidR="00BD1A05" w:rsidRPr="008309BB" w:rsidRDefault="00BD1A05" w:rsidP="007D5FCF">
      <w:pPr>
        <w:ind w:right="-28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Республики Башкортостан и локальных вычислительных сетях органов государственной власти Республики Башкортостан</w:t>
      </w:r>
    </w:p>
    <w:p w:rsidR="00BD1A05" w:rsidRPr="008309BB" w:rsidRDefault="00BD1A05" w:rsidP="00BD1A05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before="360"/>
        <w:ind w:left="0" w:firstLine="709"/>
        <w:contextualSpacing w:val="0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Настоящий Регламент взаимодействия при реагировании на компьютерные инциденты в </w:t>
      </w:r>
      <w:r w:rsidR="00BB205F">
        <w:rPr>
          <w:rFonts w:eastAsiaTheme="minorHAnsi"/>
          <w:color w:val="000000" w:themeColor="text1"/>
          <w:sz w:val="28"/>
          <w:szCs w:val="28"/>
          <w:lang w:eastAsia="en-US"/>
        </w:rPr>
        <w:t>г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осударственной доверенной инфокоммуникационной инфраструктуре Республики Башкортостан и локальных вычислительных сетях органов государственной власти Республики Башкортостан (далее – Регламент, ГДИИ РБ) устанавливает порядок действий при реагировании на компьютерные инциденты, происходящие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 ГДИИ РБ и локальных вычислительных сетях органов государственной власти Республики Башкортостан (далее – ЛВС ОГВ РБ).</w:t>
      </w:r>
    </w:p>
    <w:p w:rsidR="00BD1A05" w:rsidRPr="008309BB" w:rsidRDefault="00BD1A05" w:rsidP="00BD1A05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Действие положений настоящего Регламента распространяется на деятельность обладателей информации, Министерства цифрового развития государственного управления Республики Башкортостан (далее – Минцифразвития РБ), подведомственных ему государственного унитарного предприятия Центр информационно-коммуникационных технологий Республики Башкортостан (далее – ГУП Центр ИКТ РБ) и государственного казенного учреждения Республики Башкортостан «Информационные технологии» (далее – ГКУ РБ «Информационные технологии»).</w:t>
      </w:r>
    </w:p>
    <w:p w:rsidR="00BD1A05" w:rsidRPr="008309BB" w:rsidRDefault="00BD1A05" w:rsidP="00DF0974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 настоящем Регламенте используются следующие понятия:</w:t>
      </w:r>
    </w:p>
    <w:p w:rsidR="00BD1A05" w:rsidRPr="008309BB" w:rsidRDefault="00BD1A05" w:rsidP="00BD1A05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компьютерный инцидент (далее – КИ) – факт нарушения или прекращения функционирования объекта информационной инфраструктуры и (или) нарушения безопасности обрабатываемой таким объектом информации, в том числе вызванный компьютерной атакой;</w:t>
      </w:r>
    </w:p>
    <w:p w:rsidR="00BD1A05" w:rsidRPr="008309BB" w:rsidRDefault="00BD1A05" w:rsidP="00BD1A05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обладатель информации – 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признакам;</w:t>
      </w:r>
    </w:p>
    <w:p w:rsidR="00BD1A05" w:rsidRPr="008309BB" w:rsidRDefault="00BD1A05" w:rsidP="00BD1A05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стороны взаимодействия – Минцифразвития РБ, ГУП Центр ИКТ РБ, ГКУ РБ «Информационные технологии».</w:t>
      </w:r>
    </w:p>
    <w:p w:rsidR="00BD1A05" w:rsidRPr="008309BB" w:rsidRDefault="00BD1A05" w:rsidP="005006A4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Задачами настоящего Регламента являются: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определение порядка работы сторон взаимодействия;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обеспечение целостности, конфиденциальности и доступности информации;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соблюдение требований правовых актов в области защиты информации.</w:t>
      </w:r>
    </w:p>
    <w:p w:rsidR="00BD1A05" w:rsidRPr="008309BB" w:rsidRDefault="00BD1A05" w:rsidP="005006A4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При реагировании на КИ стороны взаимодействия руководствуются настоящим Регламентом, </w:t>
      </w:r>
      <w:hyperlink r:id="rId8" w:history="1">
        <w:r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схемой</w:t>
        </w:r>
      </w:hyperlink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взаимодействия при реагировании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компьютерные инциденты в ГДИИ РБ и </w:t>
      </w:r>
      <w:r w:rsidR="005006A4" w:rsidRPr="008309BB">
        <w:rPr>
          <w:rFonts w:eastAsiaTheme="minorHAnsi"/>
          <w:color w:val="000000" w:themeColor="text1"/>
          <w:sz w:val="28"/>
          <w:szCs w:val="28"/>
          <w:lang w:eastAsia="en-US"/>
        </w:rPr>
        <w:t>ЛВС ОГВ РБ согласно приложению № 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1 к Регламенту, нормами законодательства Российской Федерации и Республики Башкортостан в области защиты информации. Рекомендуется также использовать следующие документы: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Методические рекомендации </w:t>
      </w:r>
      <w:r w:rsidR="005006A4" w:rsidRPr="008309BB">
        <w:rPr>
          <w:rFonts w:eastAsiaTheme="minorHAnsi"/>
          <w:color w:val="000000" w:themeColor="text1"/>
          <w:sz w:val="28"/>
          <w:szCs w:val="28"/>
          <w:lang w:eastAsia="en-US"/>
        </w:rPr>
        <w:t>№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149/2/7-200 по созданию ведомственных и корпоративных центров государственной системы обнаружения, предупреждения и ликвидации последствий компьютерных атак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на информационные ресурсы Российской Федерации (утвержденные Центром защиты информации и специальной связи ФСБ России 26 декабря 2016 года);</w:t>
      </w:r>
    </w:p>
    <w:p w:rsidR="00BD1A05" w:rsidRPr="008309BB" w:rsidRDefault="0056141D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hyperlink r:id="rId9" w:history="1">
        <w:r w:rsidR="00BD1A05"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ГОСТ Р ИСО/МЭК ТО 18044-2007</w:t>
        </w:r>
      </w:hyperlink>
      <w:r w:rsidR="00BD1A05" w:rsidRPr="008309BB">
        <w:rPr>
          <w:rFonts w:eastAsiaTheme="minorHAnsi"/>
          <w:color w:val="000000" w:themeColor="text1"/>
          <w:sz w:val="28"/>
          <w:szCs w:val="28"/>
          <w:lang w:eastAsia="en-US"/>
        </w:rPr>
        <w:t>. Информационная технология. Методы и средства обеспечения безопасности. Методология оценки безопасности информационных технологий.</w:t>
      </w:r>
    </w:p>
    <w:p w:rsidR="00BD1A05" w:rsidRPr="008309BB" w:rsidRDefault="00BD1A05" w:rsidP="005006A4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Основными видами инцидентов информационной безопасности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 органах государственной власти являются: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несанкционированный доступ к информационным системам РОИВ;</w:t>
      </w:r>
    </w:p>
    <w:p w:rsidR="00BD1A05" w:rsidRPr="008309BB" w:rsidRDefault="005006A4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превышение полномочий –</w:t>
      </w:r>
      <w:r w:rsidR="00BD1A05"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несанкционированный доступ к каким-либо ресурсам и помещениям сотрудников;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компрометация учетных записей или паролей;</w:t>
      </w:r>
    </w:p>
    <w:p w:rsidR="00BD1A05" w:rsidRPr="008309BB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вирусная атака или вирусное заражение;</w:t>
      </w:r>
    </w:p>
    <w:p w:rsidR="00316799" w:rsidRDefault="00BD1A05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ins w:id="0" w:author="Батталов Радмир Ильшатович" w:date="2021-02-01T11:31:00Z"/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сетевые атаки (отказ в обслуживании (</w:t>
      </w:r>
      <w:proofErr w:type="spellStart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DDoS</w:t>
      </w:r>
      <w:proofErr w:type="spellEnd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-атаки), атаки типа </w:t>
      </w:r>
      <w:proofErr w:type="spellStart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Man-in-the-Middle</w:t>
      </w:r>
      <w:proofErr w:type="spellEnd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, </w:t>
      </w:r>
      <w:proofErr w:type="spellStart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сниффер</w:t>
      </w:r>
      <w:proofErr w:type="spellEnd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пакетов, переадресация портов, IP-</w:t>
      </w:r>
      <w:proofErr w:type="spellStart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спуфинг</w:t>
      </w:r>
      <w:proofErr w:type="spellEnd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, атаки на уровне приложений и другое)</w:t>
      </w:r>
    </w:p>
    <w:p w:rsidR="00BD1A05" w:rsidRPr="008309BB" w:rsidRDefault="00316799" w:rsidP="005006A4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ins w:id="1" w:author="Батталов Радмир Ильшатович" w:date="2021-02-01T11:31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отказ в обслуживании</w:t>
        </w:r>
      </w:ins>
      <w:ins w:id="2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 </w:t>
        </w:r>
      </w:ins>
      <w:ins w:id="3" w:author="Батталов Радмир Ильшатович" w:date="2021-02-01T11:31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(</w:t>
        </w:r>
      </w:ins>
      <w:ins w:id="4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события, приводящие системы, сети</w:t>
        </w:r>
      </w:ins>
      <w:ins w:id="5" w:author="Батталов Радмир Ильшатович" w:date="2021-02-01T11:36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,</w:t>
        </w:r>
      </w:ins>
      <w:ins w:id="6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 </w:t>
        </w:r>
      </w:ins>
      <w:ins w:id="7" w:author="Батталов Радмир Ильшатович" w:date="2021-02-01T11:36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связь и </w:t>
        </w:r>
      </w:ins>
      <w:ins w:id="8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сервера</w:t>
        </w:r>
      </w:ins>
      <w:ins w:id="9" w:author="Батталов Радмир Ильшатович" w:date="2021-02-01T11:34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,</w:t>
        </w:r>
      </w:ins>
      <w:ins w:id="10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 к невозможности предоставлять </w:t>
        </w:r>
      </w:ins>
      <w:ins w:id="11" w:author="Батталов Радмир Ильшатович" w:date="2021-02-01T11:33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соответствующие </w:t>
        </w:r>
      </w:ins>
      <w:ins w:id="12" w:author="Батталов Радмир Ильшатович" w:date="2021-02-01T11:32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услуги</w:t>
        </w:r>
      </w:ins>
      <w:ins w:id="13" w:author="Батталов Радмир Ильшатович" w:date="2021-02-01T11:31:00Z">
        <w:r>
          <w:rPr>
            <w:rFonts w:eastAsiaTheme="minorHAnsi"/>
            <w:color w:val="000000" w:themeColor="text1"/>
            <w:sz w:val="28"/>
            <w:szCs w:val="28"/>
            <w:lang w:eastAsia="en-US"/>
          </w:rPr>
          <w:t>)</w:t>
        </w:r>
      </w:ins>
      <w:r w:rsidR="00BD1A05" w:rsidRPr="008309BB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:rsidR="00BD1A05" w:rsidRPr="008309BB" w:rsidRDefault="00BD1A05" w:rsidP="005006A4">
      <w:pPr>
        <w:pStyle w:val="a3"/>
        <w:numPr>
          <w:ilvl w:val="0"/>
          <w:numId w:val="4"/>
        </w:numPr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Источниками информации о КИ являются: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электронные журналы и оповещения системного и прикладного программного обеспечения информационных систем;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электронные журналы и оповещения средств защиты информации и средств криптографической защиты информации;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системы мониторинга и управления событиями информационной безопасности (SIEM-система);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информация, полученная на основе анализа защищенности информационных систем и контроля эффективности системы защиты информации;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информация, получаемая от пользователей информационных систем и иных заинтересованных сторон;</w:t>
      </w:r>
    </w:p>
    <w:p w:rsidR="00BD1A05" w:rsidRPr="008309BB" w:rsidRDefault="00BD1A05" w:rsidP="005006A4">
      <w:pPr>
        <w:pStyle w:val="a3"/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иные источники информации.</w:t>
      </w:r>
    </w:p>
    <w:p w:rsidR="00BD1A05" w:rsidRPr="008309BB" w:rsidRDefault="00BD1A05" w:rsidP="008309BB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Информация о КИ поступает по источникам информации в ГУП Центр ИКТ РБ и ГКУ РБ 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«Информационные технологии»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, которые идентифицируют КИ с помощью средств мониторинга и средств сбора данных и управления.</w:t>
      </w:r>
    </w:p>
    <w:p w:rsidR="00BD1A05" w:rsidRPr="008309BB" w:rsidRDefault="00BD1A05" w:rsidP="008309BB">
      <w:pPr>
        <w:pStyle w:val="a3"/>
        <w:numPr>
          <w:ilvl w:val="0"/>
          <w:numId w:val="4"/>
        </w:numPr>
        <w:tabs>
          <w:tab w:val="left" w:pos="993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ГУП Центр ИКТ РБ и ГКУ РБ 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«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Информационные технологии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»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срок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не более 20 минут с момента поступления информации о КИ осуществляют реагирование на КИ в следующей последовательности:</w:t>
      </w:r>
    </w:p>
    <w:p w:rsidR="00BD1A05" w:rsidRPr="008309BB" w:rsidRDefault="00BD1A05" w:rsidP="008309BB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а) регистрируют сведения о КИ в создаваемой карточке компьютерного инцидента в АИС Учета заявок и инцидентов. Состав информации, отражаемой в карточке компьютерного инцидента, должен соответствовать Перечню предоставляемой информации о компьютерных инцидентах, представленному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пункте 8.7 Методических рекомендаций по созданию ведомственных и корпоративных центров государственной системы обнаружения, предупреждения и ликвидации последствий компьютерных атак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информационные ресурсы Российской Федерации. В качестве получателей карточки КИ указываются контактные </w:t>
      </w:r>
      <w:hyperlink r:id="rId10" w:history="1">
        <w:r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данные</w:t>
        </w:r>
      </w:hyperlink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0354F9">
        <w:rPr>
          <w:rFonts w:eastAsiaTheme="minorHAnsi"/>
          <w:color w:val="000000" w:themeColor="text1"/>
          <w:sz w:val="28"/>
          <w:szCs w:val="28"/>
          <w:lang w:eastAsia="en-US"/>
        </w:rPr>
        <w:t>Минцифразвития РБ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, указанные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 приложении к настоящему Регламенту, обладателя информации, чья информация (информационная система) пострадала (если обладателя информации возможно определить), иные заинтересованные стороны;</w:t>
      </w:r>
    </w:p>
    <w:p w:rsidR="00BD1A05" w:rsidRPr="008309BB" w:rsidRDefault="00BD1A05" w:rsidP="008309BB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б) в течение 15 минут после регистрации сведений о КИ уведомляют уполномоченного сотрудника </w:t>
      </w:r>
      <w:r w:rsidR="000354F9">
        <w:rPr>
          <w:rFonts w:eastAsiaTheme="minorHAnsi"/>
          <w:color w:val="000000" w:themeColor="text1"/>
          <w:sz w:val="28"/>
          <w:szCs w:val="28"/>
          <w:lang w:eastAsia="en-US"/>
        </w:rPr>
        <w:t>Минцифразвития РБ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по информатизации, ответственного за реагирование на КИ, по номеру телефона, указанному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</w:t>
      </w:r>
      <w:hyperlink r:id="rId11" w:history="1">
        <w:r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приложении</w:t>
        </w:r>
      </w:hyperlink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к настоящему Регламенту;</w:t>
      </w:r>
    </w:p>
    <w:p w:rsidR="00BD1A05" w:rsidRPr="008309BB" w:rsidRDefault="00BD1A05" w:rsidP="008309BB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в) сохраняют данные о ходе и развитии КИ, которые в дальнейшем будут использованы при расследовании инцидента.</w:t>
      </w:r>
    </w:p>
    <w:p w:rsidR="00BD1A05" w:rsidRPr="008309BB" w:rsidRDefault="00BD1A05" w:rsidP="008309BB">
      <w:pPr>
        <w:pStyle w:val="a3"/>
        <w:numPr>
          <w:ilvl w:val="0"/>
          <w:numId w:val="4"/>
        </w:numPr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Уполномоченный сотрудник 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Минцифразвития РБ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, ответственный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за реагирование на КИ, в течение 10 минут сообщает о КИ ответственному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за информирование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Управления федеральной службы безопасности Российской Федерации по Республике Башкортостан (далее – 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УФСБ России по РБ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t>)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по номеру телефона в </w:t>
      </w:r>
      <w:hyperlink r:id="rId12" w:history="1">
        <w:r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приложении</w:t>
        </w:r>
      </w:hyperlink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к настоящему Регламенту</w:t>
      </w:r>
      <w:ins w:id="14" w:author="Батталов Радмир Ильшатович" w:date="2021-02-01T12:24:00Z">
        <w:r w:rsidR="00FE2989">
          <w:rPr>
            <w:rFonts w:eastAsiaTheme="minorHAnsi"/>
            <w:color w:val="000000" w:themeColor="text1"/>
            <w:sz w:val="28"/>
            <w:szCs w:val="28"/>
            <w:lang w:eastAsia="en-US"/>
          </w:rPr>
          <w:t>, дополнительно дублируя в мессенджере</w:t>
        </w:r>
      </w:ins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:rsidR="008309BB" w:rsidRPr="008309BB" w:rsidRDefault="00BD1A05" w:rsidP="00EE164C">
      <w:pPr>
        <w:pStyle w:val="a3"/>
        <w:numPr>
          <w:ilvl w:val="0"/>
          <w:numId w:val="4"/>
        </w:numPr>
        <w:tabs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Ответственный за информирование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УФСБ России по РБ в течение 10 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минут </w:t>
      </w:r>
      <w:proofErr w:type="spellStart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ознакамливается</w:t>
      </w:r>
      <w:proofErr w:type="spellEnd"/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с информа</w:t>
      </w:r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цией о КИ и принимает решение о 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необходимости информирования УФСБ России по РБ о КИ. </w:t>
      </w:r>
    </w:p>
    <w:p w:rsidR="00BD1A05" w:rsidRPr="008309BB" w:rsidRDefault="00BD1A05" w:rsidP="008309BB">
      <w:pPr>
        <w:pStyle w:val="a3"/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При принятии положительного решения последний информирует УФСБ России по РБ о КИ по контактным </w:t>
      </w:r>
      <w:hyperlink r:id="rId13" w:history="1">
        <w:r w:rsidRPr="008309BB">
          <w:rPr>
            <w:rFonts w:eastAsiaTheme="minorHAnsi"/>
            <w:color w:val="000000" w:themeColor="text1"/>
            <w:sz w:val="28"/>
            <w:szCs w:val="28"/>
            <w:lang w:eastAsia="en-US"/>
          </w:rPr>
          <w:t>данным</w:t>
        </w:r>
      </w:hyperlink>
      <w:r w:rsidR="008309BB" w:rsidRPr="008309BB">
        <w:rPr>
          <w:rFonts w:eastAsiaTheme="minorHAnsi"/>
          <w:color w:val="000000" w:themeColor="text1"/>
          <w:sz w:val="28"/>
          <w:szCs w:val="28"/>
          <w:lang w:eastAsia="en-US"/>
        </w:rPr>
        <w:t>, указанным в приложении №</w:t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 2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 xml:space="preserve">к Регламенту, время информирования должно составлять не более 15 минут </w:t>
      </w:r>
      <w:r w:rsidR="001E7F80">
        <w:rPr>
          <w:rFonts w:eastAsiaTheme="minorHAnsi"/>
          <w:color w:val="000000" w:themeColor="text1"/>
          <w:sz w:val="28"/>
          <w:szCs w:val="28"/>
          <w:lang w:eastAsia="en-US"/>
        </w:rPr>
        <w:br/>
      </w: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 момента полного ознакомления с информацией о КИ.</w:t>
      </w:r>
    </w:p>
    <w:p w:rsidR="00BD1A05" w:rsidRPr="008309BB" w:rsidRDefault="00BD1A05" w:rsidP="008309BB">
      <w:pPr>
        <w:pStyle w:val="a3"/>
        <w:numPr>
          <w:ilvl w:val="0"/>
          <w:numId w:val="4"/>
        </w:numPr>
        <w:tabs>
          <w:tab w:val="left" w:pos="993"/>
          <w:tab w:val="left" w:pos="1134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Стороны взаимодействия согласовывают и планомерно предпринимают меры по недопущению повторного возникновения КИ после проведения необходимых мероприятий по локализации и ликвидации КИ, а также минимизации негативных последствий от КИ.</w:t>
      </w:r>
    </w:p>
    <w:p w:rsidR="008309BB" w:rsidRDefault="00BD1A05" w:rsidP="008309BB">
      <w:pPr>
        <w:pStyle w:val="a3"/>
        <w:numPr>
          <w:ilvl w:val="0"/>
          <w:numId w:val="4"/>
        </w:numPr>
        <w:tabs>
          <w:tab w:val="left" w:pos="1276"/>
        </w:tabs>
        <w:suppressAutoHyphens w:val="0"/>
        <w:autoSpaceDE w:val="0"/>
        <w:autoSpaceDN w:val="0"/>
        <w:adjustRightInd w:val="0"/>
        <w:spacing w:before="280"/>
        <w:ind w:left="0"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  <w:sectPr w:rsidR="008309BB" w:rsidSect="000354F9">
          <w:headerReference w:type="default" r:id="rId14"/>
          <w:pgSz w:w="11905" w:h="16837"/>
          <w:pgMar w:top="1134" w:right="565" w:bottom="1134" w:left="1701" w:header="720" w:footer="533" w:gutter="0"/>
          <w:pgNumType w:start="1"/>
          <w:cols w:space="720"/>
          <w:titlePg/>
          <w:docGrid w:linePitch="360" w:charSpace="32768"/>
        </w:sectPr>
      </w:pPr>
      <w:r w:rsidRPr="008309BB">
        <w:rPr>
          <w:rFonts w:eastAsiaTheme="minorHAnsi"/>
          <w:color w:val="000000" w:themeColor="text1"/>
          <w:sz w:val="28"/>
          <w:szCs w:val="28"/>
          <w:lang w:eastAsia="en-US"/>
        </w:rPr>
        <w:t>В дополнение к Регламенту сторонами взаимодействия разрабатываются отдельные инструкции, включающие пошаговые процедуры и конкретные действия сторон взаимодействия.</w:t>
      </w:r>
    </w:p>
    <w:p w:rsidR="008309BB" w:rsidRPr="001275F8" w:rsidRDefault="00855CDC" w:rsidP="00855CDC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280"/>
        <w:ind w:left="0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1275F8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Схема взаимодействия </w:t>
      </w:r>
    </w:p>
    <w:p w:rsidR="00855CDC" w:rsidRDefault="00855CDC" w:rsidP="00855CDC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280"/>
        <w:ind w:left="0"/>
        <w:jc w:val="center"/>
        <w:rPr>
          <w:rFonts w:eastAsiaTheme="minorHAnsi"/>
          <w:sz w:val="28"/>
          <w:szCs w:val="28"/>
          <w:lang w:eastAsia="en-US"/>
        </w:rPr>
      </w:pPr>
      <w:r w:rsidRPr="001275F8">
        <w:rPr>
          <w:rFonts w:eastAsiaTheme="minorHAnsi"/>
          <w:sz w:val="28"/>
          <w:szCs w:val="28"/>
          <w:lang w:eastAsia="en-US"/>
        </w:rPr>
        <w:t>при реагирован</w:t>
      </w:r>
      <w:r w:rsidR="00BB205F">
        <w:rPr>
          <w:rFonts w:eastAsiaTheme="minorHAnsi"/>
          <w:sz w:val="28"/>
          <w:szCs w:val="28"/>
          <w:lang w:eastAsia="en-US"/>
        </w:rPr>
        <w:t>ии на компьютерные инциденты в г</w:t>
      </w:r>
      <w:r w:rsidRPr="001275F8">
        <w:rPr>
          <w:rFonts w:eastAsiaTheme="minorHAnsi"/>
          <w:sz w:val="28"/>
          <w:szCs w:val="28"/>
          <w:lang w:eastAsia="en-US"/>
        </w:rPr>
        <w:t>осударственной доверенной инфок</w:t>
      </w:r>
      <w:r w:rsidR="00E54EBF" w:rsidRPr="001275F8">
        <w:rPr>
          <w:rFonts w:eastAsiaTheme="minorHAnsi"/>
          <w:sz w:val="28"/>
          <w:szCs w:val="28"/>
          <w:lang w:eastAsia="en-US"/>
        </w:rPr>
        <w:t xml:space="preserve">оммуникационной инфраструктуре </w:t>
      </w:r>
      <w:r w:rsidR="0021546E">
        <w:rPr>
          <w:rFonts w:eastAsiaTheme="minorHAnsi"/>
          <w:sz w:val="28"/>
          <w:szCs w:val="28"/>
          <w:lang w:eastAsia="en-US"/>
        </w:rPr>
        <w:br/>
      </w:r>
      <w:r w:rsidR="00E54EBF" w:rsidRPr="001275F8">
        <w:rPr>
          <w:rFonts w:eastAsiaTheme="minorHAnsi"/>
          <w:sz w:val="28"/>
          <w:szCs w:val="28"/>
          <w:lang w:eastAsia="en-US"/>
        </w:rPr>
        <w:t>Р</w:t>
      </w:r>
      <w:r w:rsidRPr="001275F8">
        <w:rPr>
          <w:rFonts w:eastAsiaTheme="minorHAnsi"/>
          <w:sz w:val="28"/>
          <w:szCs w:val="28"/>
          <w:lang w:eastAsia="en-US"/>
        </w:rPr>
        <w:t xml:space="preserve">еспублики </w:t>
      </w:r>
      <w:r w:rsidR="00E54EBF" w:rsidRPr="001275F8">
        <w:rPr>
          <w:rFonts w:eastAsiaTheme="minorHAnsi"/>
          <w:sz w:val="28"/>
          <w:szCs w:val="28"/>
          <w:lang w:eastAsia="en-US"/>
        </w:rPr>
        <w:t>Б</w:t>
      </w:r>
      <w:r w:rsidRPr="001275F8">
        <w:rPr>
          <w:rFonts w:eastAsiaTheme="minorHAnsi"/>
          <w:sz w:val="28"/>
          <w:szCs w:val="28"/>
          <w:lang w:eastAsia="en-US"/>
        </w:rPr>
        <w:t xml:space="preserve">ашкортостан и локальных вычислительных сетях </w:t>
      </w:r>
      <w:r w:rsidR="00E54EBF" w:rsidRPr="001275F8">
        <w:rPr>
          <w:rFonts w:eastAsiaTheme="minorHAnsi"/>
          <w:sz w:val="28"/>
          <w:szCs w:val="28"/>
          <w:lang w:eastAsia="en-US"/>
        </w:rPr>
        <w:t>органов государственной власти Республики Б</w:t>
      </w:r>
      <w:r w:rsidRPr="001275F8">
        <w:rPr>
          <w:rFonts w:eastAsiaTheme="minorHAnsi"/>
          <w:sz w:val="28"/>
          <w:szCs w:val="28"/>
          <w:lang w:eastAsia="en-US"/>
        </w:rPr>
        <w:t>ашкортостан</w:t>
      </w:r>
    </w:p>
    <w:p w:rsidR="0021546E" w:rsidRPr="001275F8" w:rsidRDefault="0021546E" w:rsidP="00855CDC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280"/>
        <w:ind w:left="0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D52A0F" w:rsidRDefault="0021546E" w:rsidP="0021546E">
      <w:pPr>
        <w:pStyle w:val="a3"/>
        <w:suppressAutoHyphens w:val="0"/>
        <w:autoSpaceDE w:val="0"/>
        <w:autoSpaceDN w:val="0"/>
        <w:adjustRightInd w:val="0"/>
        <w:spacing w:before="280"/>
        <w:ind w:left="0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  <w:sectPr w:rsidR="00D52A0F" w:rsidSect="0021546E">
          <w:headerReference w:type="default" r:id="rId15"/>
          <w:pgSz w:w="23814" w:h="16839" w:orient="landscape" w:code="8"/>
          <w:pgMar w:top="1701" w:right="1134" w:bottom="565" w:left="1134" w:header="426" w:footer="533" w:gutter="0"/>
          <w:cols w:space="720"/>
          <w:docGrid w:linePitch="360" w:charSpace="32768"/>
        </w:sectPr>
      </w:pPr>
      <w:r>
        <w:object w:dxaOrig="16440" w:dyaOrig="11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4.5pt;height:572.25pt" o:ole="">
            <v:imagedata r:id="rId16" o:title=""/>
          </v:shape>
          <o:OLEObject Type="Embed" ProgID="Visio.Drawing.15" ShapeID="_x0000_i1025" DrawAspect="Content" ObjectID="_1673698571" r:id="rId17"/>
        </w:object>
      </w:r>
    </w:p>
    <w:p w:rsidR="00D52A0F" w:rsidRDefault="00D52A0F" w:rsidP="00D52A0F">
      <w:pPr>
        <w:ind w:left="4678" w:right="-28"/>
        <w:rPr>
          <w:rFonts w:eastAsiaTheme="minorHAnsi"/>
          <w:color w:val="000000" w:themeColor="text1"/>
          <w:lang w:eastAsia="en-US"/>
        </w:rPr>
      </w:pPr>
      <w:r w:rsidRPr="00D52A0F">
        <w:rPr>
          <w:rFonts w:eastAsiaTheme="minorHAnsi"/>
          <w:color w:val="000000" w:themeColor="text1"/>
          <w:lang w:eastAsia="en-US"/>
        </w:rPr>
        <w:lastRenderedPageBreak/>
        <w:t xml:space="preserve">Приложение № </w:t>
      </w:r>
      <w:r>
        <w:rPr>
          <w:rFonts w:eastAsiaTheme="minorHAnsi"/>
          <w:color w:val="000000" w:themeColor="text1"/>
          <w:lang w:eastAsia="en-US"/>
        </w:rPr>
        <w:t>2</w:t>
      </w:r>
      <w:r w:rsidRPr="00D52A0F">
        <w:rPr>
          <w:rFonts w:eastAsiaTheme="minorHAnsi"/>
          <w:color w:val="000000" w:themeColor="text1"/>
          <w:lang w:eastAsia="en-US"/>
        </w:rPr>
        <w:t xml:space="preserve"> к Регламенту взаимодействия при реагирован</w:t>
      </w:r>
      <w:r w:rsidR="00893F76">
        <w:rPr>
          <w:rFonts w:eastAsiaTheme="minorHAnsi"/>
          <w:color w:val="000000" w:themeColor="text1"/>
          <w:lang w:eastAsia="en-US"/>
        </w:rPr>
        <w:t>ии на компьютерные инциденты в г</w:t>
      </w:r>
      <w:r w:rsidRPr="00D52A0F">
        <w:rPr>
          <w:rFonts w:eastAsiaTheme="minorHAnsi"/>
          <w:color w:val="000000" w:themeColor="text1"/>
          <w:lang w:eastAsia="en-US"/>
        </w:rPr>
        <w:t xml:space="preserve">осударственной доверенной инфокоммуникационной инфраструктуре Республики Башкортостан и локальных вычислительных сетях органов государственной власти Республики Башкортостан, утвержденному приказом Министерства цифрового развития государственного управления Республики Башкортостан от ____ __________________ </w:t>
      </w:r>
    </w:p>
    <w:p w:rsidR="00D52A0F" w:rsidRPr="00D52A0F" w:rsidRDefault="00D52A0F" w:rsidP="00D52A0F">
      <w:pPr>
        <w:ind w:left="4678" w:right="-28"/>
        <w:rPr>
          <w:rFonts w:eastAsiaTheme="minorHAnsi"/>
          <w:color w:val="000000" w:themeColor="text1"/>
          <w:lang w:eastAsia="en-US"/>
        </w:rPr>
      </w:pPr>
      <w:r w:rsidRPr="00D52A0F">
        <w:rPr>
          <w:rFonts w:eastAsiaTheme="minorHAnsi"/>
          <w:color w:val="000000" w:themeColor="text1"/>
          <w:lang w:eastAsia="en-US"/>
        </w:rPr>
        <w:t>№ _______</w:t>
      </w:r>
    </w:p>
    <w:p w:rsidR="00D52A0F" w:rsidRDefault="00D52A0F" w:rsidP="00D52A0F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280"/>
        <w:ind w:left="0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Контактные данные сторон взаимодействия</w:t>
      </w:r>
    </w:p>
    <w:p w:rsidR="00D52A0F" w:rsidRDefault="00D52A0F" w:rsidP="00D52A0F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360"/>
        <w:ind w:left="0" w:firstLine="709"/>
        <w:contextualSpacing w:val="0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При реагировании и информировании о компьютерных инцидентах используются следующие контактные данные:</w:t>
      </w:r>
    </w:p>
    <w:p w:rsidR="00D52A0F" w:rsidRDefault="00D52A0F" w:rsidP="00D52A0F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120"/>
        <w:ind w:left="0" w:firstLine="709"/>
        <w:contextualSpacing w:val="0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  <w:tblPrChange w:id="15" w:author="Батталов Радмир Ильшатович" w:date="2021-02-01T15:29:00Z">
          <w:tblPr>
            <w:tblW w:w="0" w:type="auto"/>
            <w:tblLayout w:type="fixed"/>
            <w:tblCellMar>
              <w:top w:w="102" w:type="dxa"/>
              <w:left w:w="62" w:type="dxa"/>
              <w:bottom w:w="102" w:type="dxa"/>
              <w:right w:w="6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492"/>
        <w:gridCol w:w="2456"/>
        <w:gridCol w:w="3545"/>
        <w:tblGridChange w:id="16">
          <w:tblGrid>
            <w:gridCol w:w="3492"/>
            <w:gridCol w:w="2456"/>
            <w:gridCol w:w="3121"/>
          </w:tblGrid>
        </w:tblGridChange>
      </w:tblGrid>
      <w:tr w:rsidR="00D52A0F" w:rsidTr="0056141D"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7" w:author="Батталов Радмир Ильшатович" w:date="2021-02-01T15:29:00Z">
              <w:tcPr>
                <w:tcW w:w="34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Сторона взаимодействия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8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Должность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9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Контактные данные</w:t>
            </w:r>
          </w:p>
        </w:tc>
      </w:tr>
      <w:tr w:rsidR="00D52A0F" w:rsidTr="0056141D">
        <w:tc>
          <w:tcPr>
            <w:tcW w:w="3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PrChange w:id="20" w:author="Батталов Радмир Ильшатович" w:date="2021-02-01T15:29:00Z">
              <w:tcPr>
                <w:tcW w:w="3492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 w:rsidP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Министерство цифрового развития государственного управления Республики Башкортостан: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PrChange w:id="21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outlineLvl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PrChange w:id="22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D52A0F" w:rsidTr="0056141D">
        <w:tc>
          <w:tcPr>
            <w:tcW w:w="3492" w:type="dxa"/>
            <w:tcBorders>
              <w:left w:val="single" w:sz="4" w:space="0" w:color="auto"/>
              <w:right w:val="single" w:sz="4" w:space="0" w:color="auto"/>
            </w:tcBorders>
            <w:tcPrChange w:id="23" w:author="Батталов Радмир Ильшатович" w:date="2021-02-01T15:29:00Z">
              <w:tcPr>
                <w:tcW w:w="3492" w:type="dxa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 w:rsidP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Ответственный за информирование УФСБ по Республике Башкортостан</w:t>
            </w:r>
          </w:p>
        </w:tc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tcPrChange w:id="24" w:author="Батталов Радмир Ильшатович" w:date="2021-02-01T15:29:00Z">
              <w:tcPr>
                <w:tcW w:w="2456" w:type="dxa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 w:rsidP="00A66D5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Заместитель </w:t>
            </w:r>
            <w:r w:rsidR="00A66D5F">
              <w:rPr>
                <w:rFonts w:eastAsiaTheme="minorHAnsi"/>
                <w:sz w:val="28"/>
                <w:szCs w:val="28"/>
                <w:lang w:eastAsia="en-US"/>
              </w:rPr>
              <w:t>министра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>, курирующий указанное направление деятельности</w:t>
            </w:r>
          </w:p>
        </w:tc>
        <w:tc>
          <w:tcPr>
            <w:tcW w:w="3545" w:type="dxa"/>
            <w:tcBorders>
              <w:left w:val="single" w:sz="4" w:space="0" w:color="auto"/>
              <w:right w:val="single" w:sz="4" w:space="0" w:color="auto"/>
            </w:tcBorders>
            <w:tcPrChange w:id="25" w:author="Батталов Радмир Ильшатович" w:date="2021-02-01T15:29:00Z">
              <w:tcPr>
                <w:tcW w:w="3121" w:type="dxa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+7 (347) 218-08-06</w:t>
            </w:r>
          </w:p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khamatvaliev.rf@bashkortostan.ru</w:t>
            </w:r>
          </w:p>
        </w:tc>
      </w:tr>
      <w:tr w:rsidR="0056141D" w:rsidTr="0056141D">
        <w:trPr>
          <w:ins w:id="26" w:author="Батталов Радмир Ильшатович" w:date="2021-02-01T15:26:00Z"/>
        </w:trPr>
        <w:tc>
          <w:tcPr>
            <w:tcW w:w="3492" w:type="dxa"/>
            <w:vMerge w:val="restart"/>
            <w:tcBorders>
              <w:left w:val="single" w:sz="4" w:space="0" w:color="auto"/>
              <w:right w:val="single" w:sz="4" w:space="0" w:color="auto"/>
            </w:tcBorders>
            <w:tcPrChange w:id="27" w:author="Батталов Радмир Ильшатович" w:date="2021-02-01T15:29:00Z">
              <w:tcPr>
                <w:tcW w:w="3492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 w:rsidP="0056141D">
            <w:pPr>
              <w:autoSpaceDE w:val="0"/>
              <w:autoSpaceDN w:val="0"/>
              <w:adjustRightInd w:val="0"/>
              <w:rPr>
                <w:ins w:id="28" w:author="Батталов Радмир Ильшатович" w:date="2021-02-01T15:26:00Z"/>
                <w:rFonts w:eastAsiaTheme="minorHAnsi"/>
                <w:sz w:val="28"/>
                <w:szCs w:val="28"/>
                <w:lang w:eastAsia="en-US"/>
              </w:rPr>
            </w:pPr>
            <w:del w:id="29" w:author="Батталов Радмир Ильшатович" w:date="2021-02-01T15:26:00Z">
              <w:r w:rsidDel="0056141D">
                <w:rPr>
                  <w:rFonts w:eastAsiaTheme="minorHAnsi"/>
                  <w:sz w:val="28"/>
                  <w:szCs w:val="28"/>
                  <w:lang w:eastAsia="en-US"/>
                </w:rPr>
                <w:delText xml:space="preserve">Уполномоченный </w:delText>
              </w:r>
            </w:del>
            <w:ins w:id="30" w:author="Батталов Радмир Ильшатович" w:date="2021-02-01T15:26:00Z">
              <w:r>
                <w:rPr>
                  <w:rFonts w:eastAsiaTheme="minorHAnsi"/>
                  <w:sz w:val="28"/>
                  <w:szCs w:val="28"/>
                  <w:lang w:eastAsia="en-US"/>
                </w:rPr>
                <w:t>Уполномоченны</w:t>
              </w:r>
              <w:r>
                <w:rPr>
                  <w:rFonts w:eastAsiaTheme="minorHAnsi"/>
                  <w:sz w:val="28"/>
                  <w:szCs w:val="28"/>
                  <w:lang w:eastAsia="en-US"/>
                </w:rPr>
                <w:t>е</w:t>
              </w:r>
              <w:r>
                <w:rPr>
                  <w:rFonts w:eastAsiaTheme="minorHAnsi"/>
                  <w:sz w:val="28"/>
                  <w:szCs w:val="28"/>
                  <w:lang w:eastAsia="en-US"/>
                </w:rPr>
                <w:t xml:space="preserve"> </w:t>
              </w:r>
            </w:ins>
            <w:r>
              <w:rPr>
                <w:rFonts w:eastAsiaTheme="minorHAnsi"/>
                <w:sz w:val="28"/>
                <w:szCs w:val="28"/>
                <w:lang w:eastAsia="en-US"/>
              </w:rPr>
              <w:t>сотрудник</w:t>
            </w:r>
            <w:ins w:id="31" w:author="Батталов Радмир Ильшатович" w:date="2021-02-01T15:26:00Z">
              <w:r>
                <w:rPr>
                  <w:rFonts w:eastAsiaTheme="minorHAnsi"/>
                  <w:sz w:val="28"/>
                  <w:szCs w:val="28"/>
                  <w:lang w:eastAsia="en-US"/>
                </w:rPr>
                <w:t>и</w:t>
              </w:r>
            </w:ins>
            <w:r>
              <w:rPr>
                <w:rFonts w:eastAsiaTheme="minorHAnsi"/>
                <w:sz w:val="28"/>
                <w:szCs w:val="28"/>
                <w:lang w:eastAsia="en-US"/>
              </w:rPr>
              <w:t>, ответственны</w:t>
            </w:r>
            <w:ins w:id="32" w:author="Батталов Радмир Ильшатович" w:date="2021-02-01T15:26:00Z">
              <w:r>
                <w:rPr>
                  <w:rFonts w:eastAsiaTheme="minorHAnsi"/>
                  <w:sz w:val="28"/>
                  <w:szCs w:val="28"/>
                  <w:lang w:eastAsia="en-US"/>
                </w:rPr>
                <w:t>е</w:t>
              </w:r>
            </w:ins>
            <w:del w:id="33" w:author="Батталов Радмир Ильшатович" w:date="2021-02-01T15:26:00Z">
              <w:r w:rsidDel="0056141D">
                <w:rPr>
                  <w:rFonts w:eastAsiaTheme="minorHAnsi"/>
                  <w:sz w:val="28"/>
                  <w:szCs w:val="28"/>
                  <w:lang w:eastAsia="en-US"/>
                </w:rPr>
                <w:delText>й</w:delText>
              </w:r>
            </w:del>
            <w:r>
              <w:rPr>
                <w:rFonts w:eastAsiaTheme="minorHAnsi"/>
                <w:sz w:val="28"/>
                <w:szCs w:val="28"/>
                <w:lang w:eastAsia="en-US"/>
              </w:rPr>
              <w:t xml:space="preserve"> за реагирование на КИ</w:t>
            </w:r>
          </w:p>
        </w:tc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tcPrChange w:id="34" w:author="Батталов Радмир Ильшатович" w:date="2021-02-01T15:29:00Z">
              <w:tcPr>
                <w:tcW w:w="2456" w:type="dxa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 w:rsidP="00A66D5F">
            <w:pPr>
              <w:suppressAutoHyphens w:val="0"/>
              <w:autoSpaceDE w:val="0"/>
              <w:autoSpaceDN w:val="0"/>
              <w:adjustRightInd w:val="0"/>
              <w:rPr>
                <w:ins w:id="35" w:author="Батталов Радмир Ильшатович" w:date="2021-02-01T15:26:00Z"/>
                <w:rFonts w:eastAsiaTheme="minorHAnsi"/>
                <w:sz w:val="28"/>
                <w:szCs w:val="28"/>
                <w:lang w:eastAsia="en-US"/>
              </w:rPr>
            </w:pPr>
            <w:ins w:id="36" w:author="Батталов Радмир Ильшатович" w:date="2021-02-01T15:27:00Z">
              <w:r>
                <w:rPr>
                  <w:rFonts w:eastAsiaTheme="minorHAnsi"/>
                  <w:sz w:val="28"/>
                  <w:szCs w:val="28"/>
                  <w:lang w:eastAsia="en-US"/>
                </w:rPr>
                <w:t>Начальник отдела реализации инфраструктурных проектов</w:t>
              </w:r>
            </w:ins>
          </w:p>
        </w:tc>
        <w:tc>
          <w:tcPr>
            <w:tcW w:w="3545" w:type="dxa"/>
            <w:tcBorders>
              <w:left w:val="single" w:sz="4" w:space="0" w:color="auto"/>
              <w:right w:val="single" w:sz="4" w:space="0" w:color="auto"/>
            </w:tcBorders>
            <w:tcPrChange w:id="37" w:author="Батталов Радмир Ильшатович" w:date="2021-02-01T15:29:00Z">
              <w:tcPr>
                <w:tcW w:w="3121" w:type="dxa"/>
                <w:tcBorders>
                  <w:left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 w:rsidP="0056141D">
            <w:pPr>
              <w:suppressAutoHyphens w:val="0"/>
              <w:autoSpaceDE w:val="0"/>
              <w:autoSpaceDN w:val="0"/>
              <w:adjustRightInd w:val="0"/>
              <w:rPr>
                <w:ins w:id="38" w:author="Батталов Радмир Ильшатович" w:date="2021-02-01T15:28:00Z"/>
                <w:rFonts w:eastAsiaTheme="minorHAnsi"/>
                <w:sz w:val="28"/>
                <w:szCs w:val="28"/>
                <w:lang w:eastAsia="en-US"/>
              </w:rPr>
            </w:pPr>
            <w:ins w:id="39" w:author="Батталов Радмир Ильшатович" w:date="2021-02-01T15:28:00Z">
              <w:r>
                <w:rPr>
                  <w:rFonts w:eastAsiaTheme="minorHAnsi"/>
                  <w:sz w:val="28"/>
                  <w:szCs w:val="28"/>
                  <w:lang w:eastAsia="en-US"/>
                </w:rPr>
                <w:t>+7 (347) 218-08-00</w:t>
              </w:r>
            </w:ins>
          </w:p>
          <w:p w:rsidR="0056141D" w:rsidRDefault="0056141D" w:rsidP="0056141D">
            <w:pPr>
              <w:suppressAutoHyphens w:val="0"/>
              <w:autoSpaceDE w:val="0"/>
              <w:autoSpaceDN w:val="0"/>
              <w:adjustRightInd w:val="0"/>
              <w:rPr>
                <w:ins w:id="40" w:author="Батталов Радмир Ильшатович" w:date="2021-02-01T15:26:00Z"/>
                <w:rFonts w:eastAsiaTheme="minorHAnsi"/>
                <w:sz w:val="28"/>
                <w:szCs w:val="28"/>
                <w:lang w:eastAsia="en-US"/>
              </w:rPr>
            </w:pPr>
            <w:ins w:id="41" w:author="Батталов Радмир Ильшатович" w:date="2021-02-01T15:29:00Z">
              <w:r w:rsidRPr="0056141D">
                <w:rPr>
                  <w:rFonts w:eastAsiaTheme="minorHAnsi"/>
                  <w:sz w:val="28"/>
                  <w:szCs w:val="28"/>
                  <w:lang w:eastAsia="en-US"/>
                </w:rPr>
                <w:t>lozberg.v@bashkortostan.ru</w:t>
              </w:r>
            </w:ins>
            <w:bookmarkStart w:id="42" w:name="_GoBack"/>
            <w:bookmarkEnd w:id="42"/>
          </w:p>
        </w:tc>
      </w:tr>
      <w:tr w:rsidR="0056141D" w:rsidTr="0056141D">
        <w:tc>
          <w:tcPr>
            <w:tcW w:w="34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3" w:author="Батталов Радмир Ильшатович" w:date="2021-02-01T15:29:00Z">
              <w:tcPr>
                <w:tcW w:w="3492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 w:rsidP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  <w:pPrChange w:id="44" w:author="Батталов Радмир Ильшатович" w:date="2021-02-01T15:26:00Z">
                <w:pPr>
                  <w:suppressAutoHyphens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5" w:author="Батталов Радмир Ильшатович" w:date="2021-02-01T15:29:00Z">
              <w:tcPr>
                <w:tcW w:w="2456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Начальник отдела информационной безопасности</w:t>
            </w:r>
          </w:p>
        </w:tc>
        <w:tc>
          <w:tcPr>
            <w:tcW w:w="35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6" w:author="Батталов Радмир Ильшатович" w:date="2021-02-01T15:29:00Z">
              <w:tcPr>
                <w:tcW w:w="3121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56141D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+7 (347) 218-12-32</w:t>
            </w:r>
          </w:p>
          <w:p w:rsidR="0056141D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rustamshin.mr@bashkortostan.ru</w:t>
            </w:r>
          </w:p>
        </w:tc>
      </w:tr>
      <w:tr w:rsidR="00D52A0F" w:rsidTr="0056141D"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7" w:author="Батталов Радмир Ильшатович" w:date="2021-02-01T15:29:00Z">
              <w:tcPr>
                <w:tcW w:w="34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Государственное унитарное предприятие Центр информационно-коммуникационных технологий Республики Башкортостан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8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Специалист отдела информационной безопасности</w:t>
            </w:r>
          </w:p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>Служба круглосуточного мониторинга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9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>+7 (347) 246-52-30</w:t>
            </w:r>
          </w:p>
          <w:p w:rsidR="00D52A0F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begin"/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instrText xml:space="preserve"> HYPERLINK "mailto:ib@ciktrb.ru" </w:instrTex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separate"/>
            </w:r>
            <w:r w:rsidR="00D52A0F" w:rsidRPr="00BF7C12">
              <w:rPr>
                <w:rStyle w:val="a4"/>
                <w:rFonts w:eastAsiaTheme="minorHAnsi"/>
                <w:sz w:val="28"/>
                <w:szCs w:val="28"/>
                <w:lang w:eastAsia="en-US"/>
              </w:rPr>
              <w:t>ib@ciktrb.ru</w: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end"/>
            </w:r>
          </w:p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D52A0F" w:rsidRDefault="00D52A0F" w:rsidP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+7 (347) 287-10-78</w:t>
            </w:r>
          </w:p>
          <w:p w:rsidR="00D52A0F" w:rsidRDefault="00D52A0F" w:rsidP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monitoring@ciktrb.ru</w:t>
            </w:r>
          </w:p>
        </w:tc>
      </w:tr>
      <w:tr w:rsidR="00D52A0F" w:rsidTr="0056141D"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0" w:author="Батталов Радмир Ильшатович" w:date="2021-02-01T15:29:00Z">
              <w:tcPr>
                <w:tcW w:w="3492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1546E">
              <w:rPr>
                <w:rFonts w:eastAsiaTheme="minorHAnsi"/>
                <w:sz w:val="28"/>
                <w:szCs w:val="28"/>
                <w:lang w:eastAsia="en-US"/>
              </w:rPr>
              <w:t xml:space="preserve">Государственное казенное учреждение Республики Башкортостан </w:t>
            </w:r>
            <w:r w:rsidR="00A66D5F" w:rsidRPr="0021546E">
              <w:rPr>
                <w:rFonts w:eastAsiaTheme="minorHAnsi"/>
                <w:sz w:val="28"/>
                <w:szCs w:val="28"/>
                <w:lang w:eastAsia="en-US"/>
              </w:rPr>
              <w:t>«Информационные технологии»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1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A66D5F" w:rsidP="00A66D5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1546E">
              <w:rPr>
                <w:rFonts w:eastAsiaTheme="minorHAnsi"/>
                <w:sz w:val="28"/>
                <w:szCs w:val="28"/>
                <w:lang w:eastAsia="en-US"/>
              </w:rPr>
              <w:t>Начальник отдела информационной безопасности</w:t>
            </w:r>
            <w:r w:rsidR="00D52A0F" w:rsidRPr="0021546E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2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1546E">
              <w:rPr>
                <w:rFonts w:eastAsiaTheme="minorHAnsi"/>
                <w:sz w:val="28"/>
                <w:szCs w:val="28"/>
                <w:lang w:eastAsia="en-US"/>
              </w:rPr>
              <w:t>+7 (347) 218-09-09</w:t>
            </w:r>
          </w:p>
          <w:p w:rsidR="00D52A0F" w:rsidRPr="0021546E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begin"/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instrText xml:space="preserve"> HYPERLINK "mailto:larionov.ps@bashkortostan.ru" </w:instrTex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separate"/>
            </w:r>
            <w:r w:rsidR="00A66D5F" w:rsidRPr="0021546E">
              <w:rPr>
                <w:rStyle w:val="a4"/>
                <w:rFonts w:eastAsiaTheme="minorHAnsi"/>
                <w:sz w:val="28"/>
                <w:szCs w:val="28"/>
                <w:lang w:eastAsia="en-US"/>
              </w:rPr>
              <w:t>larionov.ps@bashkortostan.ru</w: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end"/>
            </w:r>
            <w:r w:rsidR="00A66D5F" w:rsidRPr="0021546E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</w:p>
        </w:tc>
      </w:tr>
      <w:tr w:rsidR="00D52A0F" w:rsidTr="0056141D"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Батталов Радмир Ильшатович" w:date="2021-02-01T15:29:00Z">
              <w:tcPr>
                <w:tcW w:w="3492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4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1546E">
              <w:rPr>
                <w:rFonts w:eastAsiaTheme="minorHAnsi"/>
                <w:sz w:val="28"/>
                <w:szCs w:val="28"/>
                <w:lang w:eastAsia="en-US"/>
              </w:rPr>
              <w:t>Администратор информационной безопасности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5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Pr="0021546E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1546E">
              <w:rPr>
                <w:rFonts w:eastAsiaTheme="minorHAnsi"/>
                <w:sz w:val="28"/>
                <w:szCs w:val="28"/>
                <w:lang w:eastAsia="en-US"/>
              </w:rPr>
              <w:t>+7 (347) 218-09-09,</w:t>
            </w:r>
          </w:p>
          <w:p w:rsidR="00D52A0F" w:rsidRPr="0021546E" w:rsidRDefault="0056141D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begin"/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instrText xml:space="preserve"> HYPERLINK "mailto:kireev.av@bashkortostan.ru" </w:instrTex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separate"/>
            </w:r>
            <w:r w:rsidR="00A66D5F" w:rsidRPr="0021546E">
              <w:rPr>
                <w:rStyle w:val="a4"/>
                <w:rFonts w:eastAsiaTheme="minorHAnsi"/>
                <w:sz w:val="28"/>
                <w:szCs w:val="28"/>
                <w:lang w:eastAsia="en-US"/>
              </w:rPr>
              <w:t>kireev.av@bashkortostan.ru</w:t>
            </w:r>
            <w:r>
              <w:rPr>
                <w:rStyle w:val="a4"/>
                <w:rFonts w:eastAsiaTheme="minorHAnsi"/>
                <w:sz w:val="28"/>
                <w:szCs w:val="28"/>
                <w:lang w:eastAsia="en-US"/>
              </w:rPr>
              <w:fldChar w:fldCharType="end"/>
            </w:r>
            <w:r w:rsidR="00A66D5F" w:rsidRPr="0021546E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</w:p>
        </w:tc>
      </w:tr>
      <w:tr w:rsidR="00D52A0F" w:rsidTr="0056141D"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" w:author="Батталов Радмир Ильшатович" w:date="2021-02-01T15:29:00Z">
              <w:tcPr>
                <w:tcW w:w="34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Управление Федеральной службы безопасности Российской Федерации по Республике Башкортостан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Дежурная служба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+7 (374) 272-99-44</w:t>
            </w:r>
          </w:p>
        </w:tc>
      </w:tr>
      <w:tr w:rsidR="00D52A0F" w:rsidTr="0056141D"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" w:author="Батталов Радмир Ильшатович" w:date="2021-02-01T15:29:00Z">
              <w:tcPr>
                <w:tcW w:w="349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Управление Федеральной службы безопасности Российской Федерации по Нижегородской области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" w:author="Батталов Радмир Ильшатович" w:date="2021-02-01T15:29:00Z">
              <w:tcPr>
                <w:tcW w:w="2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Дежурный центр мониторинга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" w:author="Батталов Радмир Ильшатович" w:date="2021-02-01T15:29:00Z">
              <w:tcPr>
                <w:tcW w:w="31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52A0F" w:rsidRDefault="00D52A0F">
            <w:pPr>
              <w:suppressAutoHyphens w:val="0"/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+7 (831) 439-88-86</w:t>
            </w:r>
          </w:p>
        </w:tc>
      </w:tr>
    </w:tbl>
    <w:p w:rsidR="00D52A0F" w:rsidRPr="00E54EBF" w:rsidRDefault="00D52A0F" w:rsidP="00D52A0F">
      <w:pPr>
        <w:pStyle w:val="a3"/>
        <w:tabs>
          <w:tab w:val="left" w:pos="1276"/>
        </w:tabs>
        <w:suppressAutoHyphens w:val="0"/>
        <w:autoSpaceDE w:val="0"/>
        <w:autoSpaceDN w:val="0"/>
        <w:adjustRightInd w:val="0"/>
        <w:spacing w:before="360"/>
        <w:ind w:left="0"/>
        <w:contextualSpacing w:val="0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sectPr w:rsidR="00D52A0F" w:rsidRPr="00E54EBF" w:rsidSect="000354F9">
      <w:headerReference w:type="default" r:id="rId18"/>
      <w:pgSz w:w="11905" w:h="16837"/>
      <w:pgMar w:top="1134" w:right="565" w:bottom="1134" w:left="1701" w:header="720" w:footer="533" w:gutter="0"/>
      <w:pgNumType w:start="1"/>
      <w:cols w:space="720"/>
      <w:titlePg/>
      <w:docGrid w:linePitch="36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793" w:rsidRDefault="00925793" w:rsidP="001275F8">
      <w:r>
        <w:separator/>
      </w:r>
    </w:p>
  </w:endnote>
  <w:endnote w:type="continuationSeparator" w:id="0">
    <w:p w:rsidR="00925793" w:rsidRDefault="00925793" w:rsidP="0012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793" w:rsidRDefault="00925793" w:rsidP="001275F8">
      <w:r>
        <w:separator/>
      </w:r>
    </w:p>
  </w:footnote>
  <w:footnote w:type="continuationSeparator" w:id="0">
    <w:p w:rsidR="00925793" w:rsidRDefault="00925793" w:rsidP="001275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3109530"/>
      <w:docPartObj>
        <w:docPartGallery w:val="Page Numbers (Top of Page)"/>
        <w:docPartUnique/>
      </w:docPartObj>
    </w:sdtPr>
    <w:sdtEndPr/>
    <w:sdtContent>
      <w:p w:rsidR="000354F9" w:rsidRDefault="000354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41D">
          <w:rPr>
            <w:noProof/>
          </w:rPr>
          <w:t>2</w:t>
        </w:r>
        <w:r>
          <w:fldChar w:fldCharType="end"/>
        </w:r>
      </w:p>
    </w:sdtContent>
  </w:sdt>
  <w:p w:rsidR="000354F9" w:rsidRDefault="000354F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7331447"/>
      <w:docPartObj>
        <w:docPartGallery w:val="Page Numbers (Top of Page)"/>
        <w:docPartUnique/>
      </w:docPartObj>
    </w:sdtPr>
    <w:sdtEndPr/>
    <w:sdtContent>
      <w:p w:rsidR="000354F9" w:rsidRDefault="000354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41D">
          <w:rPr>
            <w:noProof/>
          </w:rPr>
          <w:t>2</w:t>
        </w:r>
        <w:r>
          <w:fldChar w:fldCharType="end"/>
        </w:r>
      </w:p>
    </w:sdtContent>
  </w:sdt>
  <w:p w:rsidR="000354F9" w:rsidRDefault="000354F9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46E" w:rsidRDefault="001275F8" w:rsidP="0021546E">
    <w:pPr>
      <w:ind w:left="14601" w:right="-28"/>
      <w:rPr>
        <w:rFonts w:eastAsiaTheme="minorHAnsi"/>
        <w:color w:val="000000" w:themeColor="text1"/>
        <w:lang w:eastAsia="en-US"/>
      </w:rPr>
    </w:pPr>
    <w:r w:rsidRPr="00D52A0F">
      <w:rPr>
        <w:rFonts w:eastAsiaTheme="minorHAnsi"/>
        <w:color w:val="000000" w:themeColor="text1"/>
        <w:lang w:eastAsia="en-US"/>
      </w:rPr>
      <w:t xml:space="preserve">Приложение № 1 к Регламенту взаимодействия при реагировании на компьютерные инциденты в </w:t>
    </w:r>
    <w:r w:rsidR="00893F76">
      <w:rPr>
        <w:rFonts w:eastAsiaTheme="minorHAnsi"/>
        <w:color w:val="000000" w:themeColor="text1"/>
        <w:lang w:eastAsia="en-US"/>
      </w:rPr>
      <w:t>г</w:t>
    </w:r>
    <w:r w:rsidRPr="00D52A0F">
      <w:rPr>
        <w:rFonts w:eastAsiaTheme="minorHAnsi"/>
        <w:color w:val="000000" w:themeColor="text1"/>
        <w:lang w:eastAsia="en-US"/>
      </w:rPr>
      <w:t xml:space="preserve">осударственной доверенной инфокоммуникационной инфраструктуре Республики Башкортостан и локальных вычислительных сетях органов государственной </w:t>
    </w:r>
    <w:r>
      <w:rPr>
        <w:rFonts w:eastAsiaTheme="minorHAnsi"/>
        <w:color w:val="000000" w:themeColor="text1"/>
        <w:lang w:eastAsia="en-US"/>
      </w:rPr>
      <w:t>власти Республики Башкортостан</w:t>
    </w:r>
    <w:r w:rsidR="0021546E">
      <w:rPr>
        <w:rFonts w:eastAsiaTheme="minorHAnsi"/>
        <w:color w:val="000000" w:themeColor="text1"/>
        <w:lang w:eastAsia="en-US"/>
      </w:rPr>
      <w:t xml:space="preserve">, </w:t>
    </w:r>
    <w:r w:rsidR="0021546E" w:rsidRPr="00D52A0F">
      <w:rPr>
        <w:rFonts w:eastAsiaTheme="minorHAnsi"/>
        <w:color w:val="000000" w:themeColor="text1"/>
        <w:lang w:eastAsia="en-US"/>
      </w:rPr>
      <w:t xml:space="preserve">утвержденному приказом Министерства цифрового развития государственного управления Республики Башкортостан </w:t>
    </w:r>
    <w:r w:rsidR="0021546E">
      <w:rPr>
        <w:rFonts w:eastAsiaTheme="minorHAnsi"/>
        <w:color w:val="000000" w:themeColor="text1"/>
        <w:lang w:eastAsia="en-US"/>
      </w:rPr>
      <w:br/>
    </w:r>
    <w:r w:rsidR="0021546E" w:rsidRPr="00D52A0F">
      <w:rPr>
        <w:rFonts w:eastAsiaTheme="minorHAnsi"/>
        <w:color w:val="000000" w:themeColor="text1"/>
        <w:lang w:eastAsia="en-US"/>
      </w:rPr>
      <w:t xml:space="preserve">от ____ __________________ </w:t>
    </w:r>
  </w:p>
  <w:p w:rsidR="0021546E" w:rsidRPr="00D52A0F" w:rsidRDefault="0021546E" w:rsidP="0021546E">
    <w:pPr>
      <w:ind w:left="14601" w:right="-28"/>
      <w:rPr>
        <w:rFonts w:eastAsiaTheme="minorHAnsi"/>
        <w:color w:val="000000" w:themeColor="text1"/>
        <w:lang w:eastAsia="en-US"/>
      </w:rPr>
    </w:pPr>
    <w:r w:rsidRPr="00D52A0F">
      <w:rPr>
        <w:rFonts w:eastAsiaTheme="minorHAnsi"/>
        <w:color w:val="000000" w:themeColor="text1"/>
        <w:lang w:eastAsia="en-US"/>
      </w:rPr>
      <w:t>№ _______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4384240"/>
      <w:docPartObj>
        <w:docPartGallery w:val="Page Numbers (Top of Page)"/>
        <w:docPartUnique/>
      </w:docPartObj>
    </w:sdtPr>
    <w:sdtEndPr/>
    <w:sdtContent>
      <w:p w:rsidR="000354F9" w:rsidRDefault="000354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141D">
          <w:rPr>
            <w:noProof/>
          </w:rPr>
          <w:t>2</w:t>
        </w:r>
        <w:r>
          <w:fldChar w:fldCharType="end"/>
        </w:r>
      </w:p>
    </w:sdtContent>
  </w:sdt>
  <w:p w:rsidR="001275F8" w:rsidRPr="001275F8" w:rsidRDefault="001275F8" w:rsidP="001275F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6710F"/>
    <w:multiLevelType w:val="hybridMultilevel"/>
    <w:tmpl w:val="20C46C0A"/>
    <w:lvl w:ilvl="0" w:tplc="03505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023D7B"/>
    <w:multiLevelType w:val="hybridMultilevel"/>
    <w:tmpl w:val="D5A84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E5F4C"/>
    <w:multiLevelType w:val="multilevel"/>
    <w:tmpl w:val="D00606E6"/>
    <w:lvl w:ilvl="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34636A7A"/>
    <w:multiLevelType w:val="multilevel"/>
    <w:tmpl w:val="90EAE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Батталов Радмир Ильшатович">
    <w15:presenceInfo w15:providerId="AD" w15:userId="S-1-5-21-3794920928-4165619442-305938157-534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FCF"/>
    <w:rsid w:val="000354F9"/>
    <w:rsid w:val="000D1850"/>
    <w:rsid w:val="0010108A"/>
    <w:rsid w:val="001275F8"/>
    <w:rsid w:val="0015598C"/>
    <w:rsid w:val="001E7F80"/>
    <w:rsid w:val="0021546E"/>
    <w:rsid w:val="00286BE4"/>
    <w:rsid w:val="00296497"/>
    <w:rsid w:val="0030242A"/>
    <w:rsid w:val="00316799"/>
    <w:rsid w:val="003255B5"/>
    <w:rsid w:val="00396F19"/>
    <w:rsid w:val="003C1B5F"/>
    <w:rsid w:val="0049429D"/>
    <w:rsid w:val="005006A4"/>
    <w:rsid w:val="0056141D"/>
    <w:rsid w:val="00570238"/>
    <w:rsid w:val="00602183"/>
    <w:rsid w:val="0068070D"/>
    <w:rsid w:val="007D5FCF"/>
    <w:rsid w:val="007F167C"/>
    <w:rsid w:val="00803AE6"/>
    <w:rsid w:val="008309BB"/>
    <w:rsid w:val="00831144"/>
    <w:rsid w:val="00831FC6"/>
    <w:rsid w:val="00855CDC"/>
    <w:rsid w:val="00893F76"/>
    <w:rsid w:val="008B092D"/>
    <w:rsid w:val="008D4E3B"/>
    <w:rsid w:val="008F3BD8"/>
    <w:rsid w:val="00925793"/>
    <w:rsid w:val="00A1722C"/>
    <w:rsid w:val="00A66D5F"/>
    <w:rsid w:val="00BB205F"/>
    <w:rsid w:val="00BD1A05"/>
    <w:rsid w:val="00BE56A3"/>
    <w:rsid w:val="00C277E8"/>
    <w:rsid w:val="00C80DAA"/>
    <w:rsid w:val="00CD54ED"/>
    <w:rsid w:val="00D52A0F"/>
    <w:rsid w:val="00DA3DC9"/>
    <w:rsid w:val="00DA6EDE"/>
    <w:rsid w:val="00DE1DF6"/>
    <w:rsid w:val="00DE6B19"/>
    <w:rsid w:val="00DF0974"/>
    <w:rsid w:val="00E048E8"/>
    <w:rsid w:val="00E54EBF"/>
    <w:rsid w:val="00EE164C"/>
    <w:rsid w:val="00FE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20582E10-B1C9-4688-A327-A7851FEB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FC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B1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52A0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275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275F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1275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275F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0D1850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D1850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2EBD8843EAB027947D840E03354FE97891B0AF9B747A456A2AD1EAFD340D4258615C7B813AF77AEA4196B189FB12803809BA26CEA5BDBDBCBB9019CAc82CK" TargetMode="External"/><Relationship Id="rId13" Type="http://schemas.openxmlformats.org/officeDocument/2006/relationships/hyperlink" Target="consultantplus://offline/ref=2EBD8843EAB027947D840E03354FE97891B0AF9B747A456A2AD1EAFD340D4258615C7B813AF77AEA4196B189FE12803809BA26CEA5BDBDBCBB9019CAc82CK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consultantplus://offline/ref=2EBD8843EAB027947D840E03354FE97891B0AF9B747A456A2AD1EAFD340D4258615C7B813AF77AEA4196B189FE12803809BA26CEA5BDBDBCBB9019CAc82CK" TargetMode="External"/><Relationship Id="rId17" Type="http://schemas.openxmlformats.org/officeDocument/2006/relationships/package" Target="embeddings/_________Microsoft_Visio1.vsdx"/><Relationship Id="rId2" Type="http://schemas.openxmlformats.org/officeDocument/2006/relationships/styles" Target="styles.xml"/><Relationship Id="rId16" Type="http://schemas.openxmlformats.org/officeDocument/2006/relationships/image" Target="media/image1.emf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2EBD8843EAB027947D840E03354FE97891B0AF9B747A456A2AD1EAFD340D4258615C7B813AF77AEA4196B189FE12803809BA26CEA5BDBDBCBB9019CAc82CK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consultantplus://offline/ref=2EBD8843EAB027947D840E03354FE97891B0AF9B747A456A2AD1EAFD340D4258615C7B813AF77AEA4196B189FE12803809BA26CEA5BDBDBCBB9019CAc82C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2EBD8843EAB027947D840F1B2623B67190BAF1927773123476DFE0A86C521B08260D7DD47BAD76EA5F94B18EcF2A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1790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 приказов</dc:creator>
  <cp:keywords/>
  <dc:description/>
  <cp:lastModifiedBy>Батталов Радмир Ильшатович</cp:lastModifiedBy>
  <cp:revision>4</cp:revision>
  <cp:lastPrinted>2020-11-13T07:10:00Z</cp:lastPrinted>
  <dcterms:created xsi:type="dcterms:W3CDTF">2021-01-29T11:49:00Z</dcterms:created>
  <dcterms:modified xsi:type="dcterms:W3CDTF">2021-02-01T10:30:00Z</dcterms:modified>
</cp:coreProperties>
</file>